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740274" w14:textId="5939FFCA" w:rsidR="00935609" w:rsidRDefault="00000000">
      <w:pPr>
        <w:spacing w:before="60" w:after="60" w:line="312" w:lineRule="auto"/>
        <w:jc w:val="center"/>
        <w:rPr>
          <w:b/>
          <w:i/>
          <w:sz w:val="28"/>
          <w:szCs w:val="28"/>
        </w:rPr>
      </w:pPr>
      <w:bookmarkStart w:id="0" w:name="Text8"/>
      <w:commentRangeStart w:id="1"/>
      <w:commentRangeStart w:id="2"/>
      <w:r>
        <w:rPr>
          <w:b/>
          <w:sz w:val="28"/>
          <w:szCs w:val="28"/>
        </w:rPr>
        <w:t xml:space="preserve">GIẤY </w:t>
      </w:r>
      <w:commentRangeEnd w:id="1"/>
      <w:commentRangeEnd w:id="2"/>
      <w:r>
        <w:commentReference w:id="1"/>
      </w:r>
      <w:r>
        <w:commentReference w:id="2"/>
      </w:r>
      <w:r>
        <w:rPr>
          <w:b/>
          <w:sz w:val="28"/>
          <w:szCs w:val="28"/>
        </w:rPr>
        <w:t xml:space="preserve">NHẬN </w:t>
      </w:r>
      <w:commentRangeStart w:id="3"/>
      <w:commentRangeStart w:id="4"/>
      <w:r>
        <w:rPr>
          <w:b/>
          <w:sz w:val="28"/>
          <w:szCs w:val="28"/>
        </w:rPr>
        <w:t>NỢ</w:t>
      </w:r>
      <w:commentRangeEnd w:id="3"/>
      <w:commentRangeEnd w:id="4"/>
      <w:r>
        <w:commentReference w:id="3"/>
      </w:r>
      <w:r>
        <w:commentReference w:id="4"/>
      </w:r>
    </w:p>
    <w:p w14:paraId="0D92D33C" w14:textId="0F86C3E9" w:rsidR="00935609" w:rsidRDefault="00000000">
      <w:pPr>
        <w:spacing w:before="60" w:after="60" w:line="312" w:lineRule="auto"/>
        <w:jc w:val="center"/>
        <w:rPr>
          <w:szCs w:val="26"/>
        </w:rPr>
      </w:pPr>
      <w:r>
        <w:rPr>
          <w:b/>
          <w:i/>
        </w:rPr>
        <w:t>Số:</w:t>
      </w:r>
      <w:r w:rsidR="00DF5768">
        <w:rPr>
          <w:b/>
          <w:i/>
        </w:rPr>
        <w:t xml:space="preserve"> </w:t>
      </w:r>
      <w:ins w:id="5" w:author="Tuyen Le Huu (SI-DC)" w:date="2026-02-09T16:01:00Z">
        <w:del w:id="6" w:author="TuTranVan" w:date="2026-03-10T17:53:00Z">
          <w:r w:rsidDel="00933E04">
            <w:rPr>
              <w:b/>
              <w:i/>
            </w:rPr>
            <w:delText>}</w:delText>
          </w:r>
        </w:del>
      </w:ins>
      <w:ins w:id="7" w:author="Tuyen Le Huu (SI-DC)" w:date="2026-02-09T16:03:00Z">
        <w:del w:id="8" w:author="TuTranVan" w:date="2026-03-10T17:53:00Z">
          <w:r w:rsidDel="00933E04">
            <w:rPr>
              <w:b/>
              <w:i/>
            </w:rPr>
            <w:delText>}</w:delText>
          </w:r>
        </w:del>
      </w:ins>
      <w:del w:id="9" w:author="Tuyen Le Huu (SI-DC)" w:date="2026-02-09T16:01:00Z">
        <w:r>
          <w:rPr>
            <w:szCs w:val="26"/>
          </w:rPr>
          <w:fldChar w:fldCharType="begin">
            <w:ffData>
              <w:name w:val=""/>
              <w:enabled/>
              <w:calcOnExit w:val="0"/>
              <w:textInput>
                <w:default w:val="......."/>
              </w:textInput>
            </w:ffData>
          </w:fldChar>
        </w:r>
        <w:r>
          <w:rPr>
            <w:szCs w:val="26"/>
          </w:rPr>
          <w:delInstrText xml:space="preserve"> FORMTEXT </w:delInstrText>
        </w:r>
        <w:r>
          <w:rPr>
            <w:szCs w:val="26"/>
          </w:rPr>
        </w:r>
        <w:r>
          <w:rPr>
            <w:szCs w:val="26"/>
          </w:rPr>
          <w:fldChar w:fldCharType="separate"/>
        </w:r>
        <w:r>
          <w:rPr>
            <w:szCs w:val="26"/>
          </w:rPr>
          <w:delText>.......</w:delText>
        </w:r>
        <w:r>
          <w:rPr>
            <w:szCs w:val="26"/>
          </w:rPr>
          <w:fldChar w:fldCharType="end"/>
        </w:r>
        <w:r>
          <w:rPr>
            <w:szCs w:val="26"/>
          </w:rPr>
          <w:delText>........(1)...................</w:delText>
        </w:r>
      </w:del>
      <w:r>
        <w:rPr>
          <w:b/>
          <w:i/>
        </w:rPr>
        <w:t xml:space="preserve"> </w:t>
      </w:r>
      <w:r w:rsidR="00DF5768" w:rsidRPr="00DF5768">
        <w:rPr>
          <w:b/>
          <w:i/>
        </w:rPr>
        <w:t>{{$orderDate}}</w:t>
      </w:r>
      <w:r>
        <w:rPr>
          <w:b/>
          <w:i/>
        </w:rPr>
        <w:t xml:space="preserve">  ngày </w:t>
      </w:r>
      <w:ins w:id="10" w:author="Trang Tran Thi Thu (EB-NHGD.GPKPVL)" w:date="2026-01-06T11:30:00Z">
        <w:r>
          <w:rPr>
            <w:b/>
            <w:i/>
          </w:rPr>
          <w:t>……..</w:t>
        </w:r>
      </w:ins>
      <w:r>
        <w:rPr>
          <w:szCs w:val="26"/>
        </w:rPr>
        <w:t>(2)</w:t>
      </w:r>
      <w:ins w:id="11" w:author="Trang Tran Thi Thu (EB-NHGD.GPKPVL)" w:date="2026-01-06T11:30:00Z">
        <w:r>
          <w:rPr>
            <w:szCs w:val="26"/>
          </w:rPr>
          <w:t>….</w:t>
        </w:r>
      </w:ins>
    </w:p>
    <w:p w14:paraId="647FCEAE" w14:textId="1628D64F" w:rsidR="00BE60BE" w:rsidRDefault="00BE60BE">
      <w:pPr>
        <w:spacing w:before="60" w:after="60" w:line="312" w:lineRule="auto"/>
        <w:jc w:val="center"/>
        <w:rPr>
          <w:szCs w:val="26"/>
        </w:rPr>
      </w:pPr>
    </w:p>
    <w:p w14:paraId="37B25A29" w14:textId="3461ACC4" w:rsidR="00BE60BE" w:rsidRDefault="00BE60BE">
      <w:pPr>
        <w:spacing w:before="60" w:after="60" w:line="312" w:lineRule="auto"/>
        <w:jc w:val="center"/>
        <w:rPr>
          <w:b/>
          <w:i/>
        </w:rPr>
      </w:pPr>
      <w:r>
        <w:rPr>
          <w:szCs w:val="26"/>
        </w:rPr>
        <w:t>{{$orderDate}}</w:t>
      </w:r>
    </w:p>
    <w:p w14:paraId="1D0A1C8F" w14:textId="78E4B4DA" w:rsidR="00935609" w:rsidRDefault="00000000">
      <w:pPr>
        <w:tabs>
          <w:tab w:val="left" w:pos="8115"/>
        </w:tabs>
        <w:spacing w:before="240" w:after="60" w:line="312" w:lineRule="auto"/>
        <w:rPr>
          <w:b/>
          <w:sz w:val="26"/>
          <w:szCs w:val="26"/>
        </w:rPr>
      </w:pPr>
      <w:r>
        <w:rPr>
          <w:b/>
          <w:sz w:val="26"/>
          <w:szCs w:val="26"/>
        </w:rPr>
        <w:t xml:space="preserve">A-ĐỀ NGHỊ GIẢI </w:t>
      </w:r>
      <w:commentRangeStart w:id="12"/>
      <w:r>
        <w:rPr>
          <w:b/>
          <w:sz w:val="26"/>
          <w:szCs w:val="26"/>
        </w:rPr>
        <w:t>NGÂN</w:t>
      </w:r>
      <w:commentRangeEnd w:id="12"/>
      <w:r>
        <w:commentReference w:id="12"/>
      </w:r>
    </w:p>
    <w:p w14:paraId="1E25D156" w14:textId="5A2B2906" w:rsidR="00935609" w:rsidRDefault="00000000">
      <w:pPr>
        <w:pStyle w:val="ListParagraph"/>
        <w:spacing w:before="60" w:after="60" w:line="312" w:lineRule="auto"/>
        <w:ind w:left="284"/>
        <w:jc w:val="both"/>
        <w:outlineLvl w:val="0"/>
        <w:rPr>
          <w:i/>
        </w:rPr>
      </w:pPr>
      <w:r>
        <w:rPr>
          <w:i/>
        </w:rPr>
        <w:t>Căn cứ Hợp đồng số  (3)… ngày ...(4)......-…(5)....-……(6)..... giữa Ngân hàng TMCP Hàng hải Việt Nam (MSB) và ……………(7)…………...... (KH) và các Phụ lục kèm theo (nếu có);</w:t>
      </w:r>
    </w:p>
    <w:p w14:paraId="4EFE5BD1" w14:textId="6AD1A76D" w:rsidR="00935609" w:rsidRDefault="00000000">
      <w:pPr>
        <w:pStyle w:val="ListParagraph"/>
        <w:spacing w:before="60" w:after="60" w:line="312" w:lineRule="auto"/>
        <w:ind w:left="284"/>
        <w:jc w:val="both"/>
        <w:outlineLvl w:val="0"/>
        <w:rPr>
          <w:i/>
        </w:rPr>
      </w:pPr>
      <w:r>
        <w:rPr>
          <w:i/>
        </w:rPr>
        <w:t>Căn cứ Điều khoản và điều kiện sử dụng dịch vụ Giải ngân trực tuyến giữa Ngân hàng TMCP Hàng hải Việt Nam (MSB) và ………………(8)…………………...... (KH).</w:t>
      </w:r>
    </w:p>
    <w:tbl>
      <w:tblPr>
        <w:tblW w:w="9077" w:type="dxa"/>
        <w:tblInd w:w="103" w:type="dxa"/>
        <w:tblLayout w:type="fixed"/>
        <w:tblLook w:val="04A0" w:firstRow="1" w:lastRow="0" w:firstColumn="1" w:lastColumn="0" w:noHBand="0" w:noVBand="1"/>
      </w:tblPr>
      <w:tblGrid>
        <w:gridCol w:w="2592"/>
        <w:gridCol w:w="2262"/>
        <w:gridCol w:w="4223"/>
      </w:tblGrid>
      <w:tr w:rsidR="00935609" w14:paraId="3EA1C394" w14:textId="77777777">
        <w:trPr>
          <w:trHeight w:val="799"/>
        </w:trPr>
        <w:tc>
          <w:tcPr>
            <w:tcW w:w="4854"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5F29A8B2" w14:textId="05F1E365" w:rsidR="00935609" w:rsidRDefault="00000000">
            <w:pPr>
              <w:spacing w:before="120" w:after="120"/>
              <w:jc w:val="both"/>
              <w:rPr>
                <w:b/>
                <w:bCs/>
              </w:rPr>
            </w:pPr>
            <w:r>
              <w:rPr>
                <w:b/>
                <w:bCs/>
              </w:rPr>
              <w:t>Đơn vị nhận nợ: (9)</w:t>
            </w:r>
          </w:p>
        </w:tc>
        <w:tc>
          <w:tcPr>
            <w:tcW w:w="4223" w:type="dxa"/>
            <w:tcBorders>
              <w:top w:val="single" w:sz="4" w:space="0" w:color="auto"/>
              <w:left w:val="none" w:sz="4" w:space="0" w:color="000000"/>
              <w:bottom w:val="single" w:sz="4" w:space="0" w:color="auto"/>
              <w:right w:val="single" w:sz="4" w:space="0" w:color="000000"/>
            </w:tcBorders>
            <w:shd w:val="clear" w:color="auto" w:fill="auto"/>
            <w:vAlign w:val="center"/>
          </w:tcPr>
          <w:p w14:paraId="5C39B04B" w14:textId="44D1B2A8" w:rsidR="00935609" w:rsidRDefault="00000000">
            <w:pPr>
              <w:spacing w:before="120" w:after="120"/>
              <w:jc w:val="both"/>
            </w:pPr>
            <w:r>
              <w:t>Mã KH (CIF):… (10)…….</w:t>
            </w:r>
          </w:p>
        </w:tc>
      </w:tr>
      <w:tr w:rsidR="00935609" w14:paraId="5ED8D4A3" w14:textId="77777777">
        <w:trPr>
          <w:trHeight w:val="402"/>
        </w:trPr>
        <w:tc>
          <w:tcPr>
            <w:tcW w:w="4854" w:type="dxa"/>
            <w:gridSpan w:val="2"/>
            <w:vMerge w:val="restart"/>
            <w:tcBorders>
              <w:top w:val="single" w:sz="4" w:space="0" w:color="auto"/>
              <w:left w:val="single" w:sz="4" w:space="0" w:color="auto"/>
              <w:bottom w:val="single" w:sz="4" w:space="0" w:color="000000"/>
              <w:right w:val="single" w:sz="4" w:space="0" w:color="000000"/>
            </w:tcBorders>
            <w:shd w:val="clear" w:color="auto" w:fill="auto"/>
            <w:vAlign w:val="center"/>
          </w:tcPr>
          <w:p w14:paraId="5A8639D9" w14:textId="0F38C0E8" w:rsidR="00935609" w:rsidRDefault="00000000">
            <w:pPr>
              <w:spacing w:before="120" w:after="120"/>
              <w:jc w:val="both"/>
              <w:pPrChange w:id="13" w:author="Trang Tran Thi Thu (EB-NHGD.GPKPVL)" w:date="2025-12-31T14:59:00Z">
                <w:pPr>
                  <w:spacing w:before="120" w:after="120"/>
                </w:pPr>
              </w:pPrChange>
            </w:pPr>
            <w:r>
              <w:fldChar w:fldCharType="begin"/>
            </w:r>
            <w:r>
              <w:instrText xml:space="preserve"> HYPERLINK "file:///E:\\QTTNTD%20VAN%20ANH\\DANG%20LAM\\DA%20XONG\\MAU%20GIAY%20NHAN%20NO\\QTTN\\GNN%20_QTTNTD%20SUA%20theo%20PC%20tu%20van%2028.03.2018.xlsx" \l "RANGE!#REF!" </w:instrText>
            </w:r>
            <w:r>
              <w:fldChar w:fldCharType="separate"/>
            </w:r>
            <w:ins w:id="14" w:author="Trang Tran Thi Thu (EB-NHGD.GPKPVL)" w:date="2025-12-31T14:58:00Z">
              <w:r>
                <w:rPr>
                  <w:color w:val="FF0000"/>
                  <w:rPrChange w:id="15" w:author="Trang Tran Thi Thu (EB-NHGD.GPKPVL)" w:date="2025-12-31T14:58:00Z">
                    <w:rPr/>
                  </w:rPrChange>
                </w:rPr>
                <w:t>Số GCN ĐKDN/Mã số doanh nghiệp/Giấy phép thành lập hoặc giấy tờ tương đương</w:t>
              </w:r>
            </w:ins>
            <w:del w:id="16" w:author="Trang Tran Thi Thu (EB-NHGD.GPKPVL)" w:date="2025-12-31T14:58:00Z">
              <w:r>
                <w:rPr>
                  <w:color w:val="FF0000"/>
                  <w:rPrChange w:id="17" w:author="Trang Tran Thi Thu (EB-NHGD.GPKPVL)" w:date="2025-12-31T14:58:00Z">
                    <w:rPr/>
                  </w:rPrChange>
                </w:rPr>
                <w:delText>Giấy chứng nhận đăng ký doanh nghiệp/ Quyết định thành lập số</w:delText>
              </w:r>
            </w:del>
            <w:r>
              <w:rPr>
                <w:color w:val="FF0000"/>
                <w:rPrChange w:id="18" w:author="Trang Tran Thi Thu (EB-NHGD.GPKPVL)" w:date="2025-12-31T14:58:00Z">
                  <w:rPr/>
                </w:rPrChange>
              </w:rPr>
              <w:t>:</w:t>
            </w:r>
            <w:r>
              <w:t xml:space="preserve"> …………(11)….…………...…………….</w:t>
            </w:r>
            <w:r>
              <w:fldChar w:fldCharType="end"/>
            </w:r>
          </w:p>
        </w:tc>
        <w:tc>
          <w:tcPr>
            <w:tcW w:w="4223" w:type="dxa"/>
            <w:tcBorders>
              <w:top w:val="single" w:sz="4" w:space="0" w:color="auto"/>
              <w:left w:val="none" w:sz="4" w:space="0" w:color="000000"/>
              <w:bottom w:val="none" w:sz="4" w:space="0" w:color="000000"/>
              <w:right w:val="single" w:sz="4" w:space="0" w:color="000000"/>
            </w:tcBorders>
            <w:shd w:val="clear" w:color="auto" w:fill="auto"/>
          </w:tcPr>
          <w:p w14:paraId="6A661791" w14:textId="430E16E7" w:rsidR="00935609" w:rsidRDefault="00000000">
            <w:pPr>
              <w:spacing w:before="120" w:after="120"/>
            </w:pPr>
            <w:r>
              <w:t>Do ..................(12).......................</w:t>
            </w:r>
          </w:p>
        </w:tc>
      </w:tr>
      <w:tr w:rsidR="00935609" w14:paraId="3F62632E" w14:textId="77777777">
        <w:trPr>
          <w:trHeight w:val="402"/>
        </w:trPr>
        <w:tc>
          <w:tcPr>
            <w:tcW w:w="4854" w:type="dxa"/>
            <w:gridSpan w:val="2"/>
            <w:vMerge/>
            <w:tcBorders>
              <w:top w:val="single" w:sz="4" w:space="0" w:color="auto"/>
              <w:left w:val="single" w:sz="4" w:space="0" w:color="auto"/>
              <w:bottom w:val="single" w:sz="4" w:space="0" w:color="000000"/>
              <w:right w:val="single" w:sz="4" w:space="0" w:color="000000"/>
            </w:tcBorders>
            <w:vAlign w:val="center"/>
          </w:tcPr>
          <w:p w14:paraId="2C217D3D" w14:textId="77777777" w:rsidR="00935609" w:rsidRDefault="00935609">
            <w:pPr>
              <w:spacing w:before="120" w:after="120"/>
            </w:pPr>
          </w:p>
        </w:tc>
        <w:tc>
          <w:tcPr>
            <w:tcW w:w="4223" w:type="dxa"/>
            <w:tcBorders>
              <w:top w:val="single" w:sz="4" w:space="0" w:color="auto"/>
              <w:left w:val="none" w:sz="4" w:space="0" w:color="000000"/>
              <w:bottom w:val="single" w:sz="4" w:space="0" w:color="auto"/>
              <w:right w:val="single" w:sz="4" w:space="0" w:color="000000"/>
            </w:tcBorders>
            <w:shd w:val="clear" w:color="auto" w:fill="auto"/>
            <w:vAlign w:val="center"/>
          </w:tcPr>
          <w:p w14:paraId="1BCE4882" w14:textId="0E91619B" w:rsidR="00935609" w:rsidRDefault="00000000">
            <w:pPr>
              <w:spacing w:before="120" w:after="120"/>
              <w:jc w:val="both"/>
            </w:pPr>
            <w:r>
              <w:t>cấp ngày: [DD- MM - YYYY] (13)</w:t>
            </w:r>
          </w:p>
        </w:tc>
      </w:tr>
      <w:tr w:rsidR="00935609" w14:paraId="3C83C01E" w14:textId="77777777">
        <w:trPr>
          <w:trHeight w:val="465"/>
        </w:trPr>
        <w:tc>
          <w:tcPr>
            <w:tcW w:w="2592" w:type="dxa"/>
            <w:tcBorders>
              <w:top w:val="single" w:sz="4" w:space="0" w:color="auto"/>
              <w:left w:val="single" w:sz="4" w:space="0" w:color="auto"/>
              <w:bottom w:val="single" w:sz="4" w:space="0" w:color="auto"/>
              <w:right w:val="single" w:sz="4" w:space="0" w:color="000000"/>
            </w:tcBorders>
            <w:shd w:val="clear" w:color="auto" w:fill="auto"/>
            <w:vAlign w:val="center"/>
          </w:tcPr>
          <w:p w14:paraId="4B6AE971" w14:textId="18362521" w:rsidR="00935609" w:rsidRDefault="00000000">
            <w:pPr>
              <w:spacing w:before="120" w:after="120"/>
              <w:jc w:val="both"/>
              <w:rPr>
                <w:b/>
                <w:bCs/>
              </w:rPr>
            </w:pPr>
            <w:r>
              <w:rPr>
                <w:b/>
                <w:bCs/>
              </w:rPr>
              <w:t>Mục đích giải ngân:</w:t>
            </w:r>
          </w:p>
        </w:tc>
        <w:tc>
          <w:tcPr>
            <w:tcW w:w="6485" w:type="dxa"/>
            <w:gridSpan w:val="2"/>
            <w:tcBorders>
              <w:top w:val="single" w:sz="4" w:space="0" w:color="auto"/>
              <w:left w:val="none" w:sz="4" w:space="0" w:color="000000"/>
              <w:bottom w:val="single" w:sz="4" w:space="0" w:color="auto"/>
              <w:right w:val="single" w:sz="4" w:space="0" w:color="000000"/>
            </w:tcBorders>
            <w:shd w:val="clear" w:color="auto" w:fill="auto"/>
            <w:vAlign w:val="center"/>
          </w:tcPr>
          <w:p w14:paraId="5F8A7562" w14:textId="7A5A27EF" w:rsidR="00935609" w:rsidRDefault="00000000">
            <w:pPr>
              <w:spacing w:before="120" w:after="120"/>
            </w:pPr>
            <w:r>
              <w:t>…………………. (14)</w:t>
            </w:r>
          </w:p>
        </w:tc>
      </w:tr>
      <w:tr w:rsidR="00935609" w14:paraId="256E01A9" w14:textId="77777777">
        <w:trPr>
          <w:trHeight w:val="465"/>
        </w:trPr>
        <w:tc>
          <w:tcPr>
            <w:tcW w:w="2592" w:type="dxa"/>
            <w:tcBorders>
              <w:top w:val="single" w:sz="4" w:space="0" w:color="auto"/>
              <w:left w:val="single" w:sz="4" w:space="0" w:color="auto"/>
              <w:bottom w:val="single" w:sz="4" w:space="0" w:color="auto"/>
              <w:right w:val="single" w:sz="4" w:space="0" w:color="000000"/>
            </w:tcBorders>
            <w:shd w:val="clear" w:color="auto" w:fill="auto"/>
            <w:vAlign w:val="center"/>
          </w:tcPr>
          <w:p w14:paraId="114385F5" w14:textId="2BD41277" w:rsidR="00935609" w:rsidRDefault="00000000">
            <w:pPr>
              <w:spacing w:before="120" w:after="120"/>
              <w:jc w:val="both"/>
              <w:rPr>
                <w:b/>
                <w:bCs/>
              </w:rPr>
            </w:pPr>
            <w:r>
              <w:rPr>
                <w:b/>
                <w:bCs/>
              </w:rPr>
              <w:t>Ngày giải ngân:</w:t>
            </w:r>
          </w:p>
        </w:tc>
        <w:tc>
          <w:tcPr>
            <w:tcW w:w="6485" w:type="dxa"/>
            <w:gridSpan w:val="2"/>
            <w:tcBorders>
              <w:top w:val="single" w:sz="4" w:space="0" w:color="auto"/>
              <w:left w:val="none" w:sz="4" w:space="0" w:color="000000"/>
              <w:bottom w:val="single" w:sz="4" w:space="0" w:color="auto"/>
              <w:right w:val="single" w:sz="4" w:space="0" w:color="000000"/>
            </w:tcBorders>
            <w:shd w:val="clear" w:color="auto" w:fill="auto"/>
            <w:vAlign w:val="center"/>
          </w:tcPr>
          <w:p w14:paraId="76F4CC26" w14:textId="5DB431E5" w:rsidR="00935609" w:rsidRDefault="00000000">
            <w:pPr>
              <w:spacing w:before="120" w:after="120"/>
            </w:pPr>
            <w:r>
              <w:t xml:space="preserve">(15)…..giờ  (16)….phút  ….ngày </w:t>
            </w:r>
            <w:r>
              <w:rPr>
                <w:rFonts w:ascii="Calibri" w:hAnsi="Calibri"/>
              </w:rPr>
              <w:t>[</w:t>
            </w:r>
            <w:r>
              <w:t xml:space="preserve">DD - MM - YYYY] (17) </w:t>
            </w:r>
          </w:p>
          <w:p w14:paraId="6676D554" w14:textId="575EC488" w:rsidR="00935609" w:rsidRDefault="00000000">
            <w:pPr>
              <w:spacing w:before="120" w:after="120"/>
            </w:pPr>
            <w:r>
              <w:t>Thời điểm giải ngân thực tế có thể thực hiện trong ngày làm việc tiếp theo</w:t>
            </w:r>
          </w:p>
        </w:tc>
      </w:tr>
      <w:tr w:rsidR="00935609" w14:paraId="0842842B" w14:textId="77777777">
        <w:trPr>
          <w:trHeight w:val="465"/>
        </w:trPr>
        <w:tc>
          <w:tcPr>
            <w:tcW w:w="2592" w:type="dxa"/>
            <w:tcBorders>
              <w:top w:val="single" w:sz="4" w:space="0" w:color="auto"/>
              <w:left w:val="single" w:sz="4" w:space="0" w:color="auto"/>
              <w:bottom w:val="single" w:sz="4" w:space="0" w:color="auto"/>
              <w:right w:val="single" w:sz="4" w:space="0" w:color="000000"/>
            </w:tcBorders>
            <w:shd w:val="clear" w:color="auto" w:fill="auto"/>
            <w:vAlign w:val="center"/>
          </w:tcPr>
          <w:p w14:paraId="5DDE4DE9" w14:textId="5F9D2820" w:rsidR="00935609" w:rsidRDefault="00000000">
            <w:pPr>
              <w:spacing w:before="120" w:after="120"/>
              <w:jc w:val="both"/>
              <w:rPr>
                <w:b/>
                <w:bCs/>
              </w:rPr>
            </w:pPr>
            <w:r>
              <w:rPr>
                <w:b/>
                <w:bCs/>
              </w:rPr>
              <w:t>Thời hạn vay</w:t>
            </w:r>
            <w:ins w:id="19" w:author="Trang Tran Thi Thu (EB-NHGD.GPKPVL)" w:date="2026-01-06T15:22:00Z">
              <w:r>
                <w:rPr>
                  <w:b/>
                  <w:bCs/>
                </w:rPr>
                <w:t>:</w:t>
              </w:r>
            </w:ins>
            <w:r>
              <w:rPr>
                <w:b/>
                <w:bCs/>
              </w:rPr>
              <w:t xml:space="preserve"> </w:t>
            </w:r>
          </w:p>
        </w:tc>
        <w:tc>
          <w:tcPr>
            <w:tcW w:w="6485" w:type="dxa"/>
            <w:gridSpan w:val="2"/>
            <w:tcBorders>
              <w:top w:val="single" w:sz="4" w:space="0" w:color="auto"/>
              <w:left w:val="none" w:sz="4" w:space="0" w:color="000000"/>
              <w:bottom w:val="single" w:sz="4" w:space="0" w:color="auto"/>
              <w:right w:val="single" w:sz="4" w:space="0" w:color="000000"/>
            </w:tcBorders>
            <w:shd w:val="clear" w:color="auto" w:fill="auto"/>
            <w:vAlign w:val="center"/>
          </w:tcPr>
          <w:p w14:paraId="345FD1CA" w14:textId="64EB03B8" w:rsidR="00935609" w:rsidRDefault="00000000">
            <w:pPr>
              <w:spacing w:before="120" w:after="120"/>
            </w:pPr>
            <w:r>
              <w:t>(18)……tháng/ngày</w:t>
            </w:r>
          </w:p>
        </w:tc>
      </w:tr>
      <w:tr w:rsidR="00935609" w14:paraId="7AD51BF1" w14:textId="77777777">
        <w:trPr>
          <w:trHeight w:val="465"/>
        </w:trPr>
        <w:tc>
          <w:tcPr>
            <w:tcW w:w="2592" w:type="dxa"/>
            <w:tcBorders>
              <w:top w:val="single" w:sz="4" w:space="0" w:color="auto"/>
              <w:left w:val="single" w:sz="4" w:space="0" w:color="auto"/>
              <w:right w:val="single" w:sz="4" w:space="0" w:color="000000"/>
            </w:tcBorders>
            <w:vAlign w:val="center"/>
          </w:tcPr>
          <w:p w14:paraId="2BF2F79B" w14:textId="205C2F22" w:rsidR="00935609" w:rsidRDefault="00000000">
            <w:pPr>
              <w:spacing w:before="120" w:after="120"/>
              <w:jc w:val="both"/>
              <w:rPr>
                <w:b/>
                <w:bCs/>
              </w:rPr>
            </w:pPr>
            <w:r>
              <w:rPr>
                <w:b/>
                <w:bCs/>
              </w:rPr>
              <w:t>Phương thức giải ngân:</w:t>
            </w:r>
          </w:p>
        </w:tc>
        <w:tc>
          <w:tcPr>
            <w:tcW w:w="6485" w:type="dxa"/>
            <w:gridSpan w:val="2"/>
            <w:tcBorders>
              <w:top w:val="single" w:sz="4" w:space="0" w:color="auto"/>
              <w:left w:val="none" w:sz="4" w:space="0" w:color="000000"/>
              <w:right w:val="single" w:sz="4" w:space="0" w:color="000000"/>
            </w:tcBorders>
            <w:shd w:val="clear" w:color="auto" w:fill="auto"/>
          </w:tcPr>
          <w:p w14:paraId="0B88E2E1" w14:textId="744FBA18" w:rsidR="00935609" w:rsidRDefault="00000000">
            <w:pPr>
              <w:spacing w:before="120" w:after="120"/>
            </w:pPr>
            <w:r>
              <w:rPr>
                <w:rFonts w:ascii="Wingdings" w:eastAsia="Wingdings" w:hAnsi="Wingdings" w:cs="Wingdings"/>
              </w:rPr>
              <w:t>¨</w:t>
            </w:r>
            <w:r>
              <w:rPr>
                <w:rFonts w:ascii="Segoe UI Symbol" w:eastAsia="MS Gothic" w:hAnsi="Segoe UI Symbol" w:cs="Segoe UI Symbol"/>
              </w:rPr>
              <w:t xml:space="preserve"> </w:t>
            </w:r>
            <w:r>
              <w:t xml:space="preserve">Bằng chuyển khoản (19) </w:t>
            </w:r>
          </w:p>
          <w:p w14:paraId="1D7475B5" w14:textId="7E9D7A68" w:rsidR="00935609" w:rsidRDefault="00000000">
            <w:pPr>
              <w:spacing w:before="120" w:after="120"/>
            </w:pPr>
            <w:r>
              <w:rPr>
                <w:rFonts w:ascii="Wingdings" w:eastAsia="Wingdings" w:hAnsi="Wingdings" w:cs="Wingdings"/>
              </w:rPr>
              <w:t>¨</w:t>
            </w:r>
            <w:r>
              <w:t xml:space="preserve"> Bằng tiền mặt (20)</w:t>
            </w:r>
          </w:p>
          <w:p w14:paraId="2311B5F9" w14:textId="17D45B6D" w:rsidR="00935609" w:rsidRDefault="00000000">
            <w:pPr>
              <w:spacing w:before="120" w:after="120"/>
            </w:pPr>
            <w:r>
              <w:t>Thông tin người thụ hưởng theo Chỉ dẫn thanh toán đính kèm</w:t>
            </w:r>
            <w:r>
              <w:rPr>
                <w:i/>
              </w:rPr>
              <w:t xml:space="preserve"> </w:t>
            </w:r>
          </w:p>
        </w:tc>
      </w:tr>
      <w:tr w:rsidR="00935609" w14:paraId="5C9DE0D7" w14:textId="77777777">
        <w:trPr>
          <w:trHeight w:val="465"/>
        </w:trPr>
        <w:tc>
          <w:tcPr>
            <w:tcW w:w="2592" w:type="dxa"/>
            <w:vMerge w:val="restart"/>
            <w:tcBorders>
              <w:top w:val="single" w:sz="4" w:space="0" w:color="auto"/>
              <w:left w:val="single" w:sz="4" w:space="0" w:color="auto"/>
              <w:bottom w:val="single" w:sz="4" w:space="0" w:color="000000"/>
              <w:right w:val="single" w:sz="4" w:space="0" w:color="000000"/>
            </w:tcBorders>
            <w:shd w:val="clear" w:color="auto" w:fill="auto"/>
            <w:vAlign w:val="center"/>
          </w:tcPr>
          <w:p w14:paraId="2537D31B" w14:textId="36B7F735" w:rsidR="00935609" w:rsidRDefault="00000000">
            <w:pPr>
              <w:spacing w:before="120" w:after="120"/>
              <w:jc w:val="both"/>
              <w:rPr>
                <w:b/>
                <w:bCs/>
              </w:rPr>
            </w:pPr>
            <w:r>
              <w:rPr>
                <w:b/>
                <w:bCs/>
              </w:rPr>
              <w:t>Số tiền giải ngân:</w:t>
            </w:r>
            <w:r>
              <w:t xml:space="preserve">    </w:t>
            </w:r>
          </w:p>
        </w:tc>
        <w:tc>
          <w:tcPr>
            <w:tcW w:w="6485" w:type="dxa"/>
            <w:gridSpan w:val="2"/>
            <w:tcBorders>
              <w:top w:val="single" w:sz="4" w:space="0" w:color="auto"/>
              <w:left w:val="none" w:sz="4" w:space="0" w:color="000000"/>
              <w:bottom w:val="none" w:sz="4" w:space="0" w:color="000000"/>
              <w:right w:val="single" w:sz="4" w:space="0" w:color="000000"/>
            </w:tcBorders>
            <w:shd w:val="clear" w:color="auto" w:fill="auto"/>
          </w:tcPr>
          <w:p w14:paraId="4C1C996C" w14:textId="31A33364" w:rsidR="00935609" w:rsidRDefault="00000000">
            <w:pPr>
              <w:spacing w:before="120" w:after="120"/>
            </w:pPr>
            <w:r>
              <w:t>Bằng số: ……….............................................................. (21)</w:t>
            </w:r>
          </w:p>
        </w:tc>
      </w:tr>
      <w:tr w:rsidR="00935609" w14:paraId="2FC76E59" w14:textId="77777777">
        <w:trPr>
          <w:trHeight w:val="540"/>
        </w:trPr>
        <w:tc>
          <w:tcPr>
            <w:tcW w:w="2592" w:type="dxa"/>
            <w:vMerge/>
            <w:tcBorders>
              <w:top w:val="single" w:sz="4" w:space="0" w:color="auto"/>
              <w:left w:val="single" w:sz="4" w:space="0" w:color="auto"/>
              <w:bottom w:val="single" w:sz="4" w:space="0" w:color="000000"/>
              <w:right w:val="single" w:sz="4" w:space="0" w:color="000000"/>
            </w:tcBorders>
            <w:vAlign w:val="center"/>
          </w:tcPr>
          <w:p w14:paraId="49CE36E9" w14:textId="77777777" w:rsidR="00935609" w:rsidRDefault="00935609">
            <w:pPr>
              <w:spacing w:before="120" w:after="120"/>
              <w:rPr>
                <w:b/>
                <w:bCs/>
              </w:rPr>
            </w:pPr>
          </w:p>
        </w:tc>
        <w:tc>
          <w:tcPr>
            <w:tcW w:w="6485" w:type="dxa"/>
            <w:gridSpan w:val="2"/>
            <w:tcBorders>
              <w:top w:val="none" w:sz="4" w:space="0" w:color="000000"/>
              <w:left w:val="none" w:sz="4" w:space="0" w:color="000000"/>
              <w:bottom w:val="single" w:sz="4" w:space="0" w:color="auto"/>
              <w:right w:val="single" w:sz="4" w:space="0" w:color="000000"/>
            </w:tcBorders>
            <w:shd w:val="clear" w:color="auto" w:fill="auto"/>
          </w:tcPr>
          <w:p w14:paraId="0ECADE6D" w14:textId="5CF742CA" w:rsidR="00935609" w:rsidRDefault="00000000">
            <w:pPr>
              <w:spacing w:before="120" w:after="120"/>
            </w:pPr>
            <w:r>
              <w:t>Bằng chữ: ........................................................................ (22)</w:t>
            </w:r>
          </w:p>
        </w:tc>
      </w:tr>
      <w:tr w:rsidR="00935609" w14:paraId="10E128CC" w14:textId="77777777">
        <w:trPr>
          <w:trHeight w:val="600"/>
        </w:trPr>
        <w:tc>
          <w:tcPr>
            <w:tcW w:w="2592" w:type="dxa"/>
            <w:tcBorders>
              <w:top w:val="single" w:sz="4" w:space="0" w:color="auto"/>
              <w:left w:val="single" w:sz="4" w:space="0" w:color="auto"/>
              <w:bottom w:val="single" w:sz="4" w:space="0" w:color="auto"/>
              <w:right w:val="single" w:sz="4" w:space="0" w:color="000000"/>
            </w:tcBorders>
            <w:shd w:val="clear" w:color="auto" w:fill="auto"/>
            <w:vAlign w:val="center"/>
          </w:tcPr>
          <w:p w14:paraId="43539BA6" w14:textId="50AEB45A" w:rsidR="00935609" w:rsidRDefault="00000000">
            <w:pPr>
              <w:spacing w:before="120" w:after="120"/>
              <w:jc w:val="both"/>
              <w:rPr>
                <w:b/>
                <w:bCs/>
              </w:rPr>
            </w:pPr>
            <w:bookmarkStart w:id="20" w:name="RANGE!D21"/>
            <w:bookmarkStart w:id="21" w:name="RANGE!I20"/>
            <w:bookmarkStart w:id="22" w:name="RANGE!D20"/>
            <w:bookmarkStart w:id="23" w:name="RANGE!D19"/>
            <w:bookmarkStart w:id="24" w:name="RANGE!C14"/>
            <w:bookmarkEnd w:id="20"/>
            <w:bookmarkEnd w:id="21"/>
            <w:bookmarkEnd w:id="22"/>
            <w:bookmarkEnd w:id="23"/>
            <w:bookmarkEnd w:id="24"/>
            <w:r>
              <w:rPr>
                <w:b/>
                <w:bCs/>
              </w:rPr>
              <w:t>Các nội dung khác:</w:t>
            </w:r>
          </w:p>
        </w:tc>
        <w:tc>
          <w:tcPr>
            <w:tcW w:w="6485" w:type="dxa"/>
            <w:gridSpan w:val="2"/>
            <w:tcBorders>
              <w:top w:val="single" w:sz="4" w:space="0" w:color="auto"/>
              <w:left w:val="none" w:sz="4" w:space="0" w:color="000000"/>
              <w:bottom w:val="single" w:sz="4" w:space="0" w:color="auto"/>
              <w:right w:val="single" w:sz="4" w:space="0" w:color="000000"/>
            </w:tcBorders>
            <w:shd w:val="clear" w:color="auto" w:fill="auto"/>
            <w:vAlign w:val="center"/>
          </w:tcPr>
          <w:p w14:paraId="50D514CD" w14:textId="77777777" w:rsidR="00935609" w:rsidRDefault="00000000">
            <w:pPr>
              <w:spacing w:before="120" w:after="120"/>
              <w:jc w:val="both"/>
            </w:pPr>
            <w:r>
              <w:t xml:space="preserve">Để làm rõ, chúng tôi hiểu và xác nhận rằng, số tiền giải ngân và thời hạn vay cụ thể sẽ theo quyết định của MSB nhưng không vượt quá số tiền và thời hạn chúng tôi đã đề nghị. </w:t>
            </w:r>
          </w:p>
          <w:p w14:paraId="107431AD" w14:textId="198BE05B" w:rsidR="00935609" w:rsidRDefault="00000000">
            <w:pPr>
              <w:spacing w:before="120" w:after="120"/>
              <w:jc w:val="both"/>
            </w:pPr>
            <w:r>
              <w:t xml:space="preserve">Các thông tin khác liên quan tới khoản vay như ngày giải ngân, lãi suất, phí, lịch trả nợ…sẽ được xác định theo thông tin cụ thể tại Phần B – Xác nhận kết quả giải ngân của MSB và tại các thông báo, văn bản có liên quan do MSB phát hành. </w:t>
            </w:r>
          </w:p>
          <w:p w14:paraId="79870BFD" w14:textId="2E26CBF8" w:rsidR="00935609" w:rsidRDefault="00000000">
            <w:pPr>
              <w:tabs>
                <w:tab w:val="left" w:pos="284"/>
              </w:tabs>
              <w:spacing w:before="120" w:after="120"/>
              <w:jc w:val="both"/>
            </w:pPr>
            <w:r>
              <w:t xml:space="preserve">Toàn bộ nội dung Giấy nhận nợ này có thể được tra cứu chi tiết tại chức năng "Giải ngân - Truy vấn Danh sách yêu cầu đề nghị giải ngân" trên hệ thống </w:t>
            </w:r>
            <w:del w:id="25" w:author="Trang Tran Thi Thu (EB-NHGD.GPKPVL)" w:date="2025-12-31T15:23:00Z">
              <w:r>
                <w:rPr>
                  <w:color w:val="FF0000"/>
                  <w:rPrChange w:id="26" w:author="Trang Tran Thi Thu (EB-NHGD.GPKPVL)" w:date="2025-12-31T15:25:00Z">
                    <w:rPr/>
                  </w:rPrChange>
                </w:rPr>
                <w:delText xml:space="preserve">Internet </w:delText>
              </w:r>
            </w:del>
            <w:ins w:id="27" w:author="Trang Tran Thi Thu (EB-NHGD.GPKPVL)" w:date="2025-12-31T15:23:00Z">
              <w:r>
                <w:rPr>
                  <w:color w:val="FF0000"/>
                  <w:rPrChange w:id="28" w:author="Trang Tran Thi Thu (EB-NHGD.GPKPVL)" w:date="2025-12-31T15:25:00Z">
                    <w:rPr/>
                  </w:rPrChange>
                </w:rPr>
                <w:t xml:space="preserve">MSB Business </w:t>
              </w:r>
            </w:ins>
            <w:r>
              <w:rPr>
                <w:color w:val="FF0000"/>
                <w:rPrChange w:id="29" w:author="Trang Tran Thi Thu (EB-NHGD.GPKPVL)" w:date="2025-12-31T15:25:00Z">
                  <w:rPr/>
                </w:rPrChange>
              </w:rPr>
              <w:t xml:space="preserve">Banking. </w:t>
            </w:r>
          </w:p>
        </w:tc>
      </w:tr>
    </w:tbl>
    <w:p w14:paraId="5CA9C3C5" w14:textId="77777777" w:rsidR="00935609" w:rsidRDefault="00935609">
      <w:pPr>
        <w:spacing w:before="120" w:after="120"/>
        <w:rPr>
          <w:vanish/>
        </w:rPr>
      </w:pPr>
    </w:p>
    <w:p w14:paraId="77C83906" w14:textId="77777777" w:rsidR="00935609" w:rsidRDefault="00935609">
      <w:pPr>
        <w:spacing w:before="120" w:after="120"/>
        <w:rPr>
          <w:vanish/>
        </w:rPr>
      </w:pPr>
    </w:p>
    <w:p w14:paraId="5740A0ED" w14:textId="2F82AD12" w:rsidR="00935609" w:rsidRDefault="00000000">
      <w:pPr>
        <w:numPr>
          <w:ilvl w:val="0"/>
          <w:numId w:val="1"/>
        </w:numPr>
        <w:spacing w:before="120" w:after="120"/>
        <w:ind w:left="284" w:hanging="284"/>
        <w:jc w:val="both"/>
        <w:rPr>
          <w:b/>
        </w:rPr>
      </w:pPr>
      <w:r>
        <w:rPr>
          <w:b/>
        </w:rPr>
        <w:t>Chúng tôi cam kết:</w:t>
      </w:r>
    </w:p>
    <w:p w14:paraId="3AFAE4B3" w14:textId="7ED7F52E" w:rsidR="00935609" w:rsidRDefault="00000000">
      <w:pPr>
        <w:numPr>
          <w:ilvl w:val="0"/>
          <w:numId w:val="37"/>
        </w:numPr>
        <w:tabs>
          <w:tab w:val="left" w:pos="1191"/>
        </w:tabs>
        <w:spacing w:after="120"/>
        <w:ind w:left="397" w:hanging="397"/>
        <w:jc w:val="both"/>
        <w:rPr>
          <w:rFonts w:eastAsia="Calibri"/>
        </w:rPr>
      </w:pPr>
      <w:r>
        <w:rPr>
          <w:rFonts w:eastAsia="Calibri"/>
        </w:rPr>
        <w:lastRenderedPageBreak/>
        <w:t>Thanh toán vô điều kiện số tiền nhận nợ, tiền lãi, lãi chậm trả và các loại phí liên quan cho MSB theo Phần B-Xác nhận kết quả giải ngân tại Giấy nhận nợ này</w:t>
      </w:r>
      <w:ins w:id="30" w:author="Trinh Dang Thi Hoai (TVPL&amp;TT-NHDN)" w:date="2026-01-05T14:02:00Z">
        <w:r>
          <w:rPr>
            <w:rFonts w:eastAsia="Calibri"/>
          </w:rPr>
          <w:t xml:space="preserve"> mà không có bất kỳ khiếu nại, khiếu kiện nào</w:t>
        </w:r>
      </w:ins>
      <w:r>
        <w:rPr>
          <w:rFonts w:eastAsia="Calibri"/>
        </w:rPr>
        <w:t>;</w:t>
      </w:r>
    </w:p>
    <w:p w14:paraId="761792C6" w14:textId="3B282222" w:rsidR="00935609" w:rsidRDefault="00000000">
      <w:pPr>
        <w:numPr>
          <w:ilvl w:val="0"/>
          <w:numId w:val="37"/>
        </w:numPr>
        <w:tabs>
          <w:tab w:val="left" w:pos="1191"/>
        </w:tabs>
        <w:spacing w:after="120"/>
        <w:ind w:left="397" w:hanging="397"/>
        <w:jc w:val="both"/>
        <w:rPr>
          <w:rFonts w:eastAsia="Calibri"/>
        </w:rPr>
      </w:pPr>
      <w:r>
        <w:rPr>
          <w:rFonts w:eastAsia="Calibri"/>
        </w:rPr>
        <w:t>Sử dụng tiền vay đúng mục đích, phù hợp với quy định của pháp luật và MSB;</w:t>
      </w:r>
    </w:p>
    <w:p w14:paraId="0FF06D6A" w14:textId="1C533B67" w:rsidR="00935609" w:rsidRDefault="00000000">
      <w:pPr>
        <w:tabs>
          <w:tab w:val="left" w:pos="284"/>
        </w:tabs>
        <w:spacing w:before="120" w:after="120"/>
        <w:ind w:left="397" w:hanging="397"/>
        <w:jc w:val="both"/>
      </w:pPr>
      <w:r>
        <w:tab/>
      </w:r>
      <w:r>
        <w:tab/>
        <w:t xml:space="preserve">Trường hợp theo chỉ dẫn của chúng tôi, khoản vay được giải ngân toàn bộ hay một phần bằng tiền mặt hoặc chuyển khoản vào tài khoản của chúng tôi, thì chúng tôi cam kết sẽ chuyển khoản tiền này là phù hợp với quy định của pháp luật và sẽ được chúng tôi chuyển đến các bên thụ hưởng có liên quan trong ngày giải ngân hoặc ngày làm việc kế tiếp ngày giải ngân, </w:t>
      </w:r>
      <w:commentRangeStart w:id="31"/>
      <w:commentRangeStart w:id="32"/>
      <w:r>
        <w:t>và sẽ nộp chứng từ chứng minh việc chuyển khoản tiền này cho các bên thụ hưởng cho MSB</w:t>
      </w:r>
      <w:del w:id="33" w:author="Trang Tran Thi Thu (EB-NHGD.GPKPVL)" w:date="2026-01-06T10:32:00Z">
        <w:r>
          <w:delText xml:space="preserve"> </w:delText>
        </w:r>
      </w:del>
      <w:commentRangeEnd w:id="31"/>
      <w:commentRangeEnd w:id="32"/>
      <w:r>
        <w:commentReference w:id="31"/>
      </w:r>
      <w:r>
        <w:commentReference w:id="32"/>
      </w:r>
      <w:del w:id="34" w:author="Trang Tran Thi Thu (EB-NHGD.GPKPVL)" w:date="2026-01-06T10:32:00Z">
        <w:r>
          <w:rPr>
            <w:i/>
          </w:rPr>
          <w:delText>theo mục 10, Phần B-Xác nhận kết quả giải ngân</w:delText>
        </w:r>
        <w:r>
          <w:delText>;</w:delText>
        </w:r>
      </w:del>
      <w:ins w:id="35" w:author="Trang Tran Thi Thu (EB-NHGD.GPKPVL)" w:date="2026-01-06T10:32:00Z">
        <w:r>
          <w:t>.</w:t>
        </w:r>
      </w:ins>
    </w:p>
    <w:p w14:paraId="27EEAE48" w14:textId="5122EBB8" w:rsidR="00935609" w:rsidRDefault="00000000">
      <w:pPr>
        <w:numPr>
          <w:ilvl w:val="0"/>
          <w:numId w:val="37"/>
        </w:numPr>
        <w:tabs>
          <w:tab w:val="left" w:pos="1191"/>
        </w:tabs>
        <w:spacing w:after="120"/>
        <w:ind w:left="397" w:hanging="397"/>
        <w:jc w:val="both"/>
        <w:rPr>
          <w:rFonts w:eastAsia="Calibri"/>
        </w:rPr>
      </w:pPr>
      <w:r>
        <w:rPr>
          <w:rFonts w:eastAsia="Calibri"/>
        </w:rPr>
        <w:t>Việc giải ngân bằng tiền mặt chỉ áp dụng trong trường hợp Bên thụ hưởng (không bao gồm pháp nhân) không có tài khoản thanh toán tại tổ chức cung ứng dịch vụ thanh toán và với các khoản giải ngân tiền mặt như vậy, chúng tôi cam kết rằng chúng tôi đã kiểm soát và bảo đảm rằng Bên thụ hưởng (không bao gồm pháp nhân) không có tài khoản thanh toán tại bất cứ tổ chức cung ứng dịch vụ thanh toán nào;</w:t>
      </w:r>
    </w:p>
    <w:p w14:paraId="0913F52E" w14:textId="25E65EDD" w:rsidR="00935609" w:rsidRDefault="00000000">
      <w:pPr>
        <w:numPr>
          <w:ilvl w:val="0"/>
          <w:numId w:val="37"/>
        </w:numPr>
        <w:tabs>
          <w:tab w:val="left" w:pos="1191"/>
        </w:tabs>
        <w:spacing w:after="120"/>
        <w:ind w:left="397" w:hanging="397"/>
        <w:jc w:val="both"/>
        <w:rPr>
          <w:ins w:id="36" w:author="Trang Tran Thi Thu (EB-NHGD.GPKPVL)" w:date="2026-01-05T16:32:00Z"/>
          <w:rFonts w:eastAsia="Calibri"/>
          <w:color w:val="FF0000"/>
        </w:rPr>
        <w:pPrChange w:id="37" w:author="Trang Tran Thi Thu (EB-NHGD.GPKPVL)" w:date="2026-01-06T10:02:00Z">
          <w:pPr>
            <w:numPr>
              <w:numId w:val="37"/>
            </w:numPr>
            <w:tabs>
              <w:tab w:val="left" w:pos="1191"/>
            </w:tabs>
            <w:spacing w:after="120"/>
            <w:ind w:left="720" w:hanging="360"/>
            <w:jc w:val="both"/>
          </w:pPr>
        </w:pPrChange>
      </w:pPr>
      <w:r>
        <w:rPr>
          <w:rFonts w:eastAsia="Calibri"/>
          <w:color w:val="FF0000"/>
          <w:rPrChange w:id="38" w:author="Trinh Dang Thi Hoai (TVPL&amp;TT-NHDN)" w:date="2026-01-07T09:58:00Z">
            <w:rPr>
              <w:rFonts w:eastAsia="Calibri"/>
            </w:rPr>
          </w:rPrChange>
        </w:rPr>
        <w:t xml:space="preserve">Nếu vốn vay được giải </w:t>
      </w:r>
      <w:commentRangeStart w:id="39"/>
      <w:commentRangeStart w:id="40"/>
      <w:r>
        <w:rPr>
          <w:rFonts w:eastAsia="Calibri"/>
          <w:color w:val="FF0000"/>
          <w:rPrChange w:id="41" w:author="Trinh Dang Thi Hoai (TVPL&amp;TT-NHDN)" w:date="2026-01-07T09:58:00Z">
            <w:rPr>
              <w:rFonts w:eastAsia="Calibri"/>
            </w:rPr>
          </w:rPrChange>
        </w:rPr>
        <w:t>ngân bằng ngoại tệ</w:t>
      </w:r>
      <w:ins w:id="42" w:author="Trinh Dang Thi Hoai (TVPL&amp;TT-NHDN)" w:date="2026-01-05T11:19:00Z">
        <w:del w:id="43" w:author="Trang Tran Thi Thu (EB-NHGD.GPKPVL)" w:date="2026-01-06T10:01:00Z">
          <w:r>
            <w:rPr>
              <w:rFonts w:eastAsia="Calibri"/>
              <w:color w:val="FF0000"/>
              <w:rPrChange w:id="44" w:author="Trinh Dang Thi Hoai (TVPL&amp;TT-NHDN)" w:date="2026-01-07T09:58:00Z">
                <w:rPr>
                  <w:rFonts w:eastAsia="Calibri"/>
                </w:rPr>
              </w:rPrChange>
            </w:rPr>
            <w:delText xml:space="preserve"> </w:delText>
          </w:r>
        </w:del>
      </w:ins>
      <w:del w:id="45" w:author="Trinh Dang Thi Hoai (TVPL&amp;TT-NHDN)" w:date="2026-01-05T11:19:00Z">
        <w:r>
          <w:rPr>
            <w:rFonts w:eastAsia="Calibri"/>
            <w:color w:val="FF0000"/>
            <w:rPrChange w:id="46" w:author="Trinh Dang Thi Hoai (TVPL&amp;TT-NHDN)" w:date="2026-01-07T09:58:00Z">
              <w:rPr>
                <w:rFonts w:eastAsia="Calibri"/>
              </w:rPr>
            </w:rPrChange>
          </w:rPr>
          <w:delText xml:space="preserve"> </w:delText>
        </w:r>
      </w:del>
      <w:del w:id="47" w:author="Trang Tran Thi Thu (EB-NHGD.GPKPVL)" w:date="2026-01-06T10:01:00Z">
        <w:r>
          <w:rPr>
            <w:rFonts w:eastAsia="Calibri"/>
            <w:color w:val="FF0000"/>
            <w:rPrChange w:id="48" w:author="Trinh Dang Thi Hoai (TVPL&amp;TT-NHDN)" w:date="2026-01-07T09:58:00Z">
              <w:rPr>
                <w:rFonts w:eastAsia="Calibri"/>
              </w:rPr>
            </w:rPrChange>
          </w:rPr>
          <w:delText>theo các trường hợp sau</w:delText>
        </w:r>
      </w:del>
      <w:r>
        <w:rPr>
          <w:rFonts w:eastAsia="Calibri"/>
          <w:color w:val="FF0000"/>
          <w:rPrChange w:id="49" w:author="Trinh Dang Thi Hoai (TVPL&amp;TT-NHDN)" w:date="2026-01-07T09:58:00Z">
            <w:rPr>
              <w:rFonts w:eastAsia="Calibri"/>
            </w:rPr>
          </w:rPrChange>
        </w:rPr>
        <w:t xml:space="preserve">, chúng tôi cam kết tuân thủ quy định </w:t>
      </w:r>
      <w:ins w:id="50" w:author="Trang Tran Thi Thu (EB-NHGD.GPKPVL)" w:date="2026-01-06T10:01:00Z">
        <w:r>
          <w:rPr>
            <w:rFonts w:eastAsia="Calibri"/>
            <w:color w:val="FF0000"/>
          </w:rPr>
          <w:t xml:space="preserve">cho vay </w:t>
        </w:r>
        <w:r>
          <w:rPr>
            <w:rFonts w:eastAsia="Calibri"/>
            <w:color w:val="FF0000"/>
            <w:highlight w:val="yellow"/>
            <w:rPrChange w:id="51" w:author="Trinh Dang Thi Hoai (TVPL&amp;TT-NHDN)" w:date="2026-01-07T10:06:00Z">
              <w:rPr>
                <w:rFonts w:eastAsia="Calibri"/>
                <w:color w:val="FF0000"/>
              </w:rPr>
            </w:rPrChange>
          </w:rPr>
          <w:t xml:space="preserve">bằng ngoại tệ </w:t>
        </w:r>
        <w:commentRangeStart w:id="52"/>
        <w:del w:id="53" w:author="Trinh Dang Thi Hoai (TVPL&amp;TT-NHDN)" w:date="2026-01-07T10:03:00Z">
          <w:r>
            <w:rPr>
              <w:rFonts w:eastAsia="Calibri"/>
              <w:color w:val="FF0000"/>
              <w:highlight w:val="yellow"/>
              <w:rPrChange w:id="54" w:author="Trinh Dang Thi Hoai (TVPL&amp;TT-NHDN)" w:date="2026-01-07T10:06:00Z">
                <w:rPr>
                  <w:rFonts w:eastAsia="Calibri"/>
                  <w:color w:val="FF0000"/>
                </w:rPr>
              </w:rPrChange>
            </w:rPr>
            <w:delText xml:space="preserve">và có đủ ngoại tệ từ nguồn thu sản xuất, kinh doanh để trả nợ vay </w:delText>
          </w:r>
        </w:del>
      </w:ins>
      <w:commentRangeEnd w:id="52"/>
      <w:r>
        <w:commentReference w:id="52"/>
      </w:r>
      <w:ins w:id="55" w:author="Trang Tran Thi Thu (EB-NHGD.GPKPVL)" w:date="2026-01-06T10:01:00Z">
        <w:r>
          <w:rPr>
            <w:rFonts w:eastAsia="Calibri"/>
            <w:color w:val="FF0000"/>
            <w:highlight w:val="yellow"/>
            <w:rPrChange w:id="56" w:author="Trinh Dang Thi Hoai (TVPL&amp;TT-NHDN)" w:date="2026-01-07T10:06:00Z">
              <w:rPr>
                <w:rFonts w:eastAsia="Calibri"/>
                <w:color w:val="FF0000"/>
              </w:rPr>
            </w:rPrChange>
          </w:rPr>
          <w:t xml:space="preserve">theo quy định </w:t>
        </w:r>
      </w:ins>
      <w:ins w:id="57" w:author="Trang Tran Thi Thu (EB-NHGD.GPKPVL)" w:date="2026-01-06T10:02:00Z">
        <w:r>
          <w:rPr>
            <w:rFonts w:eastAsia="Calibri"/>
            <w:color w:val="FF0000"/>
            <w:highlight w:val="yellow"/>
            <w:rPrChange w:id="58" w:author="Trinh Dang Thi Hoai (TVPL&amp;TT-NHDN)" w:date="2026-01-07T10:06:00Z">
              <w:rPr>
                <w:rFonts w:eastAsia="Calibri"/>
                <w:color w:val="FF0000"/>
              </w:rPr>
            </w:rPrChange>
          </w:rPr>
          <w:t>của</w:t>
        </w:r>
      </w:ins>
      <w:del w:id="59" w:author="Trang Tran Thi Thu (EB-NHGD.GPKPVL)" w:date="2026-01-06T10:01:00Z">
        <w:r>
          <w:rPr>
            <w:rFonts w:eastAsia="Calibri"/>
            <w:color w:val="FF0000"/>
            <w:highlight w:val="yellow"/>
            <w:rPrChange w:id="60" w:author="Trinh Dang Thi Hoai (TVPL&amp;TT-NHDN)" w:date="2026-01-07T10:06:00Z">
              <w:rPr>
                <w:rFonts w:eastAsia="Calibri"/>
              </w:rPr>
            </w:rPrChange>
          </w:rPr>
          <w:delText>về ngoại hối</w:delText>
        </w:r>
      </w:del>
      <w:ins w:id="61" w:author="Trang Tran Thi Thu (EB-NHGD.GPKPVL)" w:date="2026-01-05T16:26:00Z">
        <w:r>
          <w:rPr>
            <w:rFonts w:eastAsia="Calibri"/>
            <w:color w:val="FF0000"/>
            <w:highlight w:val="yellow"/>
            <w:rPrChange w:id="62" w:author="Trinh Dang Thi Hoai (TVPL&amp;TT-NHDN)" w:date="2026-01-07T10:06:00Z">
              <w:rPr>
                <w:rFonts w:eastAsia="Calibri"/>
              </w:rPr>
            </w:rPrChange>
          </w:rPr>
          <w:t xml:space="preserve"> </w:t>
        </w:r>
        <w:commentRangeStart w:id="63"/>
        <w:del w:id="64" w:author="Trinh Dang Thi Hoai (TVPL&amp;TT-NHDN)" w:date="2026-01-07T10:03:00Z">
          <w:r>
            <w:rPr>
              <w:rFonts w:eastAsia="Calibri"/>
              <w:color w:val="FF0000"/>
              <w:highlight w:val="yellow"/>
              <w:rPrChange w:id="65" w:author="Trinh Dang Thi Hoai (TVPL&amp;TT-NHDN)" w:date="2026-01-07T10:06:00Z">
                <w:rPr>
                  <w:rFonts w:eastAsia="Calibri"/>
                </w:rPr>
              </w:rPrChange>
            </w:rPr>
            <w:delText>NHNN Việt Nam</w:delText>
          </w:r>
        </w:del>
      </w:ins>
      <w:ins w:id="66" w:author="Trinh Dang Thi Hoai (TVPL&amp;TT-NHDN)" w:date="2026-01-07T10:03:00Z">
        <w:r>
          <w:rPr>
            <w:rFonts w:eastAsia="Calibri"/>
            <w:color w:val="FF0000"/>
            <w:highlight w:val="yellow"/>
            <w:rPrChange w:id="67" w:author="Trinh Dang Thi Hoai (TVPL&amp;TT-NHDN)" w:date="2026-01-07T10:06:00Z">
              <w:rPr>
                <w:rFonts w:eastAsia="Calibri"/>
                <w:color w:val="FF0000"/>
              </w:rPr>
            </w:rPrChange>
          </w:rPr>
          <w:t>pháp luật</w:t>
        </w:r>
      </w:ins>
      <w:ins w:id="68" w:author="Trang Tran Thi Thu (EB-NHGD.GPKPVL)" w:date="2026-01-06T10:02:00Z">
        <w:r>
          <w:rPr>
            <w:rFonts w:eastAsia="Calibri"/>
            <w:color w:val="FF0000"/>
          </w:rPr>
          <w:t xml:space="preserve"> </w:t>
        </w:r>
      </w:ins>
      <w:commentRangeEnd w:id="63"/>
      <w:r>
        <w:commentReference w:id="63"/>
      </w:r>
      <w:ins w:id="69" w:author="Trang Tran Thi Thu (EB-NHGD.GPKPVL)" w:date="2026-01-06T10:02:00Z">
        <w:r>
          <w:rPr>
            <w:rFonts w:eastAsia="Calibri"/>
            <w:color w:val="FF0000"/>
          </w:rPr>
          <w:t>và quy định của MSB</w:t>
        </w:r>
      </w:ins>
      <w:ins w:id="70" w:author="Trinh Dang Thi Hoai (TVPL&amp;TT-NHDN)" w:date="2026-01-05T13:30:00Z">
        <w:del w:id="71" w:author="Trang Tran Thi Thu (EB-NHGD.GPKPVL)" w:date="2026-01-05T16:26:00Z">
          <w:r>
            <w:rPr>
              <w:rFonts w:eastAsia="Calibri"/>
              <w:color w:val="FF0000"/>
              <w:rPrChange w:id="72" w:author="Trinh Dang Thi Hoai (TVPL&amp;TT-NHDN)" w:date="2026-01-07T09:58:00Z">
                <w:rPr>
                  <w:rFonts w:eastAsia="Calibri"/>
                </w:rPr>
              </w:rPrChange>
            </w:rPr>
            <w:delText>, quy định về cho vay bằng ngoại tệ theo Thông tư 24/2015/TT-NHNN (và các văn bản sửa đổi, bổ sung, thay thế) và quy định của MSB</w:delText>
          </w:r>
        </w:del>
      </w:ins>
      <w:del w:id="73" w:author="Trang Tran Thi Thu (EB-NHGD.GPKPVL)" w:date="2026-01-05T16:26:00Z">
        <w:r>
          <w:rPr>
            <w:rFonts w:eastAsia="Calibri"/>
            <w:color w:val="FF0000"/>
            <w:rPrChange w:id="74" w:author="Trinh Dang Thi Hoai (TVPL&amp;TT-NHDN)" w:date="2026-01-07T09:58:00Z">
              <w:rPr>
                <w:rFonts w:eastAsia="Calibri"/>
              </w:rPr>
            </w:rPrChange>
          </w:rPr>
          <w:delText xml:space="preserve"> </w:delText>
        </w:r>
      </w:del>
      <w:del w:id="75" w:author="Trinh Dang Thi Hoai (TVPL&amp;TT-NHDN)" w:date="2026-01-05T13:30:00Z">
        <w:r>
          <w:rPr>
            <w:rFonts w:eastAsia="Calibri"/>
            <w:color w:val="FF0000"/>
            <w:rPrChange w:id="76" w:author="Trinh Dang Thi Hoai (TVPL&amp;TT-NHDN)" w:date="2026-01-07T09:58:00Z">
              <w:rPr>
                <w:rFonts w:eastAsia="Calibri"/>
              </w:rPr>
            </w:rPrChange>
          </w:rPr>
          <w:delText>của NHNN Việt Nam</w:delText>
        </w:r>
      </w:del>
      <w:del w:id="77" w:author="Trang Tran Thi Thu (EB-NHGD.GPKPVL)" w:date="2026-01-06T11:31:00Z">
        <w:r>
          <w:rPr>
            <w:rFonts w:eastAsia="Calibri"/>
            <w:color w:val="FF0000"/>
            <w:rPrChange w:id="78" w:author="Trinh Dang Thi Hoai (TVPL&amp;TT-NHDN)" w:date="2026-01-07T09:58:00Z">
              <w:rPr>
                <w:rFonts w:eastAsia="Calibri"/>
              </w:rPr>
            </w:rPrChange>
          </w:rPr>
          <w:delText>:</w:delText>
        </w:r>
      </w:del>
      <w:commentRangeEnd w:id="39"/>
      <w:commentRangeEnd w:id="40"/>
      <w:r>
        <w:commentReference w:id="39"/>
      </w:r>
      <w:r>
        <w:commentReference w:id="40"/>
      </w:r>
      <w:ins w:id="79" w:author="Trang Tran Thi Thu (EB-NHGD.GPKPVL)" w:date="2026-01-06T11:31:00Z">
        <w:r>
          <w:rPr>
            <w:rFonts w:eastAsia="Calibri"/>
            <w:color w:val="FF0000"/>
          </w:rPr>
          <w:t>;</w:t>
        </w:r>
      </w:ins>
    </w:p>
    <w:p w14:paraId="74FF1F49" w14:textId="286170EB" w:rsidR="00935609" w:rsidRDefault="00935609">
      <w:pPr>
        <w:tabs>
          <w:tab w:val="left" w:pos="1191"/>
        </w:tabs>
        <w:spacing w:after="120"/>
        <w:ind w:left="397"/>
        <w:jc w:val="both"/>
        <w:rPr>
          <w:del w:id="80" w:author="Trang Tran Thi Thu (EB-NHGD.GPKPVL)" w:date="2026-01-05T16:27:00Z"/>
          <w:rFonts w:eastAsia="Calibri"/>
        </w:rPr>
        <w:pPrChange w:id="81" w:author="Trang Tran Thi Thu (EB-NHGD.GPKPVL)" w:date="2026-01-05T16:27:00Z">
          <w:pPr>
            <w:numPr>
              <w:numId w:val="37"/>
            </w:numPr>
            <w:tabs>
              <w:tab w:val="left" w:pos="1191"/>
            </w:tabs>
            <w:spacing w:after="120"/>
            <w:ind w:left="720" w:hanging="360"/>
            <w:jc w:val="both"/>
          </w:pPr>
        </w:pPrChange>
      </w:pPr>
    </w:p>
    <w:p w14:paraId="5DB1A327" w14:textId="46C9A81A" w:rsidR="00935609" w:rsidRPr="00935609" w:rsidRDefault="00000000">
      <w:pPr>
        <w:tabs>
          <w:tab w:val="left" w:pos="1191"/>
        </w:tabs>
        <w:spacing w:after="120"/>
        <w:ind w:left="397"/>
        <w:jc w:val="both"/>
        <w:rPr>
          <w:del w:id="82" w:author="Trang Tran Thi Thu (EB-NHGD.GPKPVL)" w:date="2026-01-05T16:27:00Z"/>
          <w:rFonts w:eastAsia="Calibri"/>
          <w:rPrChange w:id="83" w:author="Trang Tran Thi Thu (EB-NHGD.GPKPVL)" w:date="2026-01-05T16:27:00Z">
            <w:rPr>
              <w:del w:id="84" w:author="Trang Tran Thi Thu (EB-NHGD.GPKPVL)" w:date="2026-01-05T16:27:00Z"/>
            </w:rPr>
          </w:rPrChange>
        </w:rPr>
        <w:pPrChange w:id="85" w:author="Trang Tran Thi Thu (EB-NHGD.GPKPVL)" w:date="2026-01-05T16:27:00Z">
          <w:pPr>
            <w:pStyle w:val="ListParagraph"/>
            <w:numPr>
              <w:numId w:val="8"/>
            </w:numPr>
            <w:spacing w:before="120" w:after="120"/>
            <w:ind w:hanging="360"/>
            <w:jc w:val="both"/>
          </w:pPr>
        </w:pPrChange>
      </w:pPr>
      <w:del w:id="86" w:author="Trang Tran Thi Thu (EB-NHGD.GPKPVL)" w:date="2026-01-05T16:27:00Z">
        <w:r>
          <w:rPr>
            <w:rFonts w:eastAsia="Calibri"/>
            <w:rPrChange w:id="87" w:author="Trang Tran Thi Thu (EB-NHGD.GPKPVL)" w:date="2026-01-05T16:27:00Z">
              <w:rPr/>
            </w:rPrChange>
          </w:rPr>
          <w:delText>Vốn vay được dùng để thanh toán ra nước ngoài tiền nhập khẩu hàng hóa, dịch vụ/</w:delText>
        </w:r>
        <w:commentRangeStart w:id="88"/>
        <w:commentRangeStart w:id="89"/>
        <w:r>
          <w:rPr>
            <w:rFonts w:eastAsia="Calibri"/>
            <w:rPrChange w:id="90" w:author="Trang Tran Thi Thu (EB-NHGD.GPKPVL)" w:date="2026-01-05T16:27:00Z">
              <w:rPr/>
            </w:rPrChange>
          </w:rPr>
          <w:delText xml:space="preserve">để đáp ứng các nhu cầu vốn trong nước </w:delText>
        </w:r>
      </w:del>
      <w:commentRangeEnd w:id="88"/>
      <w:commentRangeEnd w:id="89"/>
      <w:r>
        <w:commentReference w:id="88"/>
      </w:r>
      <w:r>
        <w:commentReference w:id="89"/>
      </w:r>
      <w:del w:id="91" w:author="Trang Tran Thi Thu (EB-NHGD.GPKPVL)" w:date="2026-01-05T16:27:00Z">
        <w:r>
          <w:rPr>
            <w:rFonts w:eastAsia="Calibri"/>
            <w:rPrChange w:id="92" w:author="Trang Tran Thi Thu (EB-NHGD.GPKPVL)" w:date="2026-01-05T16:27:00Z">
              <w:rPr/>
            </w:rPrChange>
          </w:rPr>
          <w:delText>nhằm thực hiện phương án sản xuất, kinh doanh hàng hóa xuất khẩu qua cửa khẩu biên giới Việt Nam và</w:delText>
        </w:r>
      </w:del>
      <w:ins w:id="93" w:author="Trinh Dang Thi Hoai (TVPL&amp;TT-NHDN)" w:date="2026-01-05T13:38:00Z">
        <w:del w:id="94" w:author="Trang Tran Thi Thu (EB-NHGD.GPKPVL)" w:date="2026-01-05T16:27:00Z">
          <w:r>
            <w:rPr>
              <w:rFonts w:eastAsia="Calibri"/>
              <w:rPrChange w:id="95" w:author="Trang Tran Thi Thu (EB-NHGD.GPKPVL)" w:date="2026-01-05T16:27:00Z">
                <w:rPr/>
              </w:rPrChange>
            </w:rPr>
            <w:delText xml:space="preserve"> chúng</w:delText>
          </w:r>
        </w:del>
      </w:ins>
      <w:del w:id="96" w:author="Trang Tran Thi Thu (EB-NHGD.GPKPVL)" w:date="2026-01-05T16:27:00Z">
        <w:r>
          <w:rPr>
            <w:rFonts w:eastAsia="Calibri"/>
            <w:rPrChange w:id="97" w:author="Trang Tran Thi Thu (EB-NHGD.GPKPVL)" w:date="2026-01-05T16:27:00Z">
              <w:rPr/>
            </w:rPrChange>
          </w:rPr>
          <w:delText xml:space="preserve"> tôi có đủ ngoại tệ từ nguồn thu sản xuất, kinh doanh để trả nợ vay theo quy định của pháp luật hiện hành; hoặc</w:delText>
        </w:r>
      </w:del>
    </w:p>
    <w:p w14:paraId="09C34706" w14:textId="7CB9CAA1" w:rsidR="00935609" w:rsidRPr="00935609" w:rsidRDefault="00000000">
      <w:pPr>
        <w:tabs>
          <w:tab w:val="left" w:pos="1191"/>
        </w:tabs>
        <w:spacing w:after="120"/>
        <w:ind w:left="397"/>
        <w:jc w:val="both"/>
        <w:rPr>
          <w:del w:id="98" w:author="Trang Tran Thi Thu (EB-NHGD.GPKPVL)" w:date="2026-01-05T16:27:00Z"/>
          <w:rFonts w:eastAsia="Calibri"/>
          <w:rPrChange w:id="99" w:author="Trang Tran Thi Thu (EB-NHGD.GPKPVL)" w:date="2026-01-05T16:27:00Z">
            <w:rPr>
              <w:del w:id="100" w:author="Trang Tran Thi Thu (EB-NHGD.GPKPVL)" w:date="2026-01-05T16:27:00Z"/>
            </w:rPr>
          </w:rPrChange>
        </w:rPr>
        <w:pPrChange w:id="101" w:author="Trang Tran Thi Thu (EB-NHGD.GPKPVL)" w:date="2026-01-05T16:27:00Z">
          <w:pPr>
            <w:pStyle w:val="ListParagraph"/>
            <w:numPr>
              <w:numId w:val="8"/>
            </w:numPr>
            <w:spacing w:before="120" w:after="120"/>
            <w:ind w:hanging="360"/>
            <w:jc w:val="both"/>
          </w:pPr>
        </w:pPrChange>
      </w:pPr>
      <w:del w:id="102" w:author="Trang Tran Thi Thu (EB-NHGD.GPKPVL)" w:date="2026-01-05T16:27:00Z">
        <w:r>
          <w:rPr>
            <w:rFonts w:eastAsia="Calibri"/>
            <w:rPrChange w:id="103" w:author="Trang Tran Thi Thu (EB-NHGD.GPKPVL)" w:date="2026-01-05T16:27:00Z">
              <w:rPr/>
            </w:rPrChange>
          </w:rPr>
          <w:delText xml:space="preserve">Vốn vay được dùng để đáp ứng các nhu cầu vốn trong nước nhằm thực hiện phương án sản xuất, kinh doanh hàng hóa xuất khẩu qua cửa khẩu biên giới Việt Nam và chúng tôi có đủ ngoại tệ từ nguồn thu </w:delText>
        </w:r>
        <w:r>
          <w:rPr>
            <w:rFonts w:eastAsia="Calibri"/>
            <w:rPrChange w:id="104" w:author="Trang Tran Thi Thu (EB-NHGD.GPKPVL)" w:date="2026-01-05T16:27:00Z">
              <w:rPr>
                <w:lang w:val="vi-VN"/>
              </w:rPr>
            </w:rPrChange>
          </w:rPr>
          <w:delText>xuất khẩu</w:delText>
        </w:r>
        <w:r>
          <w:rPr>
            <w:rFonts w:eastAsia="Calibri"/>
            <w:rPrChange w:id="105" w:author="Trang Tran Thi Thu (EB-NHGD.GPKPVL)" w:date="2026-01-05T16:27:00Z">
              <w:rPr/>
            </w:rPrChange>
          </w:rPr>
          <w:delText xml:space="preserve"> để trả nợ vay theo quy định của pháp luật hiện hành;    </w:delText>
        </w:r>
      </w:del>
    </w:p>
    <w:p w14:paraId="6D416224" w14:textId="77777777" w:rsidR="00935609" w:rsidRPr="00935609" w:rsidRDefault="00000000">
      <w:pPr>
        <w:numPr>
          <w:ilvl w:val="0"/>
          <w:numId w:val="37"/>
        </w:numPr>
        <w:tabs>
          <w:tab w:val="left" w:pos="1191"/>
        </w:tabs>
        <w:spacing w:after="120"/>
        <w:ind w:left="397" w:hanging="397"/>
        <w:jc w:val="both"/>
        <w:rPr>
          <w:rFonts w:eastAsia="Calibri"/>
          <w:rPrChange w:id="106" w:author="Trang Tran Thi Thu (EB-NHGD.GPKPVL)" w:date="2026-01-05T16:27:00Z">
            <w:rPr/>
          </w:rPrChange>
        </w:rPr>
        <w:pPrChange w:id="107" w:author="Trang Tran Thi Thu (EB-NHGD.GPKPVL)" w:date="2026-01-05T16:28:00Z">
          <w:pPr>
            <w:numPr>
              <w:numId w:val="2"/>
            </w:numPr>
            <w:tabs>
              <w:tab w:val="left" w:pos="284"/>
            </w:tabs>
            <w:spacing w:before="120" w:after="120"/>
            <w:ind w:left="284" w:hanging="284"/>
            <w:jc w:val="both"/>
          </w:pPr>
        </w:pPrChange>
      </w:pPr>
      <w:r>
        <w:rPr>
          <w:rFonts w:eastAsia="Calibri"/>
          <w:rPrChange w:id="108" w:author="Trang Tran Thi Thu (EB-NHGD.GPKPVL)" w:date="2026-01-05T16:27:00Z">
            <w:rPr/>
          </w:rPrChange>
        </w:rPr>
        <w:t>Các hồ sơ, chứng từ cung cấp cho MSB để nhận nợ là hoàn toàn hợp lệ, chính xác, trung thực, đầy đủ và chúng tôi chịu mọi trách nhiệm đối với các rủi ro, tổn thất phát sinh nếu có;</w:t>
      </w:r>
    </w:p>
    <w:p w14:paraId="4284A9F5" w14:textId="428E6EE7" w:rsidR="00935609" w:rsidRDefault="00000000">
      <w:pPr>
        <w:numPr>
          <w:ilvl w:val="0"/>
          <w:numId w:val="37"/>
        </w:numPr>
        <w:tabs>
          <w:tab w:val="left" w:pos="1191"/>
        </w:tabs>
        <w:spacing w:after="120"/>
        <w:ind w:left="397" w:hanging="397"/>
        <w:jc w:val="both"/>
        <w:pPrChange w:id="109" w:author="Trang Tran Thi Thu (EB-NHGD.GPKPVL)" w:date="2026-01-05T16:28:00Z">
          <w:pPr>
            <w:numPr>
              <w:numId w:val="2"/>
            </w:numPr>
            <w:tabs>
              <w:tab w:val="left" w:pos="284"/>
            </w:tabs>
            <w:spacing w:before="120" w:after="120"/>
            <w:ind w:left="284" w:hanging="284"/>
            <w:jc w:val="both"/>
          </w:pPr>
        </w:pPrChange>
      </w:pPr>
      <w:r>
        <w:t>Đồng ý với việc chuyển đổi sản phẩm vay theo thông báo của MSB trên cơ sở các thỏa thuận cho vay đã ký nếu có;</w:t>
      </w:r>
    </w:p>
    <w:p w14:paraId="7B1041C5" w14:textId="6E066121" w:rsidR="00935609" w:rsidRDefault="00000000">
      <w:pPr>
        <w:numPr>
          <w:ilvl w:val="0"/>
          <w:numId w:val="1"/>
        </w:numPr>
        <w:spacing w:before="120" w:after="120"/>
        <w:ind w:left="284" w:hanging="284"/>
        <w:jc w:val="both"/>
      </w:pPr>
      <w:r>
        <w:t xml:space="preserve">Giấy nhận nợ này gồm 2 phần, Phần A-Đề nghị giải ngân và Phần B-Xác nhận kết quả giải ngân. Trường hợp có sự khác biệt giữa Phần A và Phần B của Giấy nhận nợ này thì các bên thống nhất áp dụng theo các nội dung nêu tại Phần B-Xác nhận kết quả giải ngân. Giấy nhận nợ này có thể được các bên sửa đổi, bổ sung hoặc hủy bỏ bằng văn bản thỏa thuận cụ thể. </w:t>
      </w:r>
    </w:p>
    <w:p w14:paraId="4FDB0C3A" w14:textId="2A7CDB14" w:rsidR="00935609" w:rsidRDefault="00000000">
      <w:pPr>
        <w:numPr>
          <w:ilvl w:val="0"/>
          <w:numId w:val="1"/>
        </w:numPr>
        <w:spacing w:before="120" w:after="120"/>
        <w:ind w:left="284" w:hanging="284"/>
        <w:jc w:val="both"/>
      </w:pPr>
      <w:r>
        <w:t xml:space="preserve">Giấy nhận nợ này là bộ phận gắn liền, không tách rời của </w:t>
      </w:r>
      <w:r>
        <w:rPr>
          <w:b/>
          <w:i/>
        </w:rPr>
        <w:t>Hợp đồng</w:t>
      </w:r>
      <w:r>
        <w:t xml:space="preserve"> </w:t>
      </w:r>
      <w:r>
        <w:rPr>
          <w:b/>
          <w:bCs/>
          <w:i/>
          <w:iCs/>
        </w:rPr>
        <w:t>số: (23)</w:t>
      </w:r>
      <w:r>
        <w:rPr>
          <w:b/>
          <w:i/>
        </w:rPr>
        <w:t xml:space="preserve"> ngày (24) tháng (25) năm (26) </w:t>
      </w:r>
      <w:r>
        <w:t xml:space="preserve">và </w:t>
      </w:r>
      <w:commentRangeStart w:id="110"/>
      <w:commentRangeStart w:id="111"/>
      <w:r>
        <w:rPr>
          <w:b/>
        </w:rPr>
        <w:t>v</w:t>
      </w:r>
      <w:r>
        <w:rPr>
          <w:b/>
          <w:i/>
        </w:rPr>
        <w:t>ăn bản thỏa thuận tham gia sản phẩm giữa MSB và KH (trường hợp KH có sử dụng sản phẩm)</w:t>
      </w:r>
      <w:r>
        <w:t>.</w:t>
      </w:r>
      <w:commentRangeEnd w:id="110"/>
      <w:commentRangeEnd w:id="111"/>
      <w:r>
        <w:commentReference w:id="110"/>
      </w:r>
      <w:r>
        <w:commentReference w:id="111"/>
      </w: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tblGrid>
      <w:tr w:rsidR="00935609" w14:paraId="5BACC9C2" w14:textId="77777777">
        <w:trPr>
          <w:jc w:val="right"/>
        </w:trPr>
        <w:tc>
          <w:tcPr>
            <w:tcW w:w="4531" w:type="dxa"/>
          </w:tcPr>
          <w:p w14:paraId="31DDBB03" w14:textId="4DDD4A4C" w:rsidR="00935609" w:rsidRDefault="00000000">
            <w:pPr>
              <w:spacing w:before="60" w:after="60" w:line="312" w:lineRule="auto"/>
              <w:ind w:firstLine="90"/>
              <w:jc w:val="center"/>
              <w:rPr>
                <w:b/>
              </w:rPr>
            </w:pPr>
            <w:r>
              <w:rPr>
                <w:b/>
              </w:rPr>
              <w:t>ĐẠI DIỆN ĐƠN VỊ NHẬN NỢ</w:t>
            </w:r>
          </w:p>
          <w:p w14:paraId="3D782345" w14:textId="273CAFBB" w:rsidR="00935609" w:rsidRDefault="00000000">
            <w:pPr>
              <w:spacing w:before="60" w:after="60" w:line="312" w:lineRule="auto"/>
              <w:ind w:firstLine="90"/>
              <w:jc w:val="center"/>
              <w:rPr>
                <w:del w:id="112" w:author="Trang Tran Thi Thu (EB-NHGD.GPKPVL)" w:date="2026-01-06T15:21:00Z"/>
                <w:i/>
              </w:rPr>
            </w:pPr>
            <w:r>
              <w:rPr>
                <w:b/>
              </w:rPr>
              <w:t>(27)</w:t>
            </w:r>
          </w:p>
          <w:p w14:paraId="225C20E2" w14:textId="0405D486" w:rsidR="00935609" w:rsidRDefault="00000000">
            <w:pPr>
              <w:spacing w:before="60" w:after="60" w:line="312" w:lineRule="auto"/>
              <w:ind w:firstLine="90"/>
              <w:jc w:val="center"/>
              <w:pPrChange w:id="113" w:author="Trang Tran Thi Thu (EB-NHGD.GPKPVL)" w:date="2026-01-06T15:21:00Z">
                <w:pPr>
                  <w:spacing w:before="60" w:after="60" w:line="312" w:lineRule="auto"/>
                  <w:jc w:val="both"/>
                </w:pPr>
              </w:pPrChange>
            </w:pPr>
            <w:del w:id="114" w:author="Trang Tran Thi Thu (EB-NHGD.GPKPVL)" w:date="2026-01-06T15:20:00Z">
              <w:r>
                <w:rPr>
                  <w:noProof/>
                </w:rPr>
                <mc:AlternateContent>
                  <mc:Choice Requires="wpg">
                    <w:drawing>
                      <wp:inline distT="0" distB="0" distL="0" distR="0" wp14:anchorId="1F9E3054" wp14:editId="12B0DCB0">
                        <wp:extent cx="2519917" cy="366304"/>
                        <wp:effectExtent l="0" t="0" r="0" b="0"/>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rotWithShape="1">
                                <a:blip r:embed="rId12"/>
                                <a:stretch/>
                              </pic:blipFill>
                              <pic:spPr bwMode="auto">
                                <a:xfrm>
                                  <a:off x="0" y="0"/>
                                  <a:ext cx="2596928" cy="377499"/>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198.42pt;height:28.84pt;mso-wrap-distance-left:0.00pt;mso-wrap-distance-top:0.00pt;mso-wrap-distance-right:0.00pt;mso-wrap-distance-bottom:0.00pt;z-index:1;" stroked="false">
                        <v:imagedata r:id="rId15" o:title=""/>
                        <o:lock v:ext="edit" rotation="t"/>
                      </v:shape>
                    </w:pict>
                  </mc:Fallback>
                </mc:AlternateContent>
              </w:r>
            </w:del>
          </w:p>
        </w:tc>
      </w:tr>
      <w:tr w:rsidR="00935609" w14:paraId="60675AFD" w14:textId="77777777">
        <w:trPr>
          <w:jc w:val="right"/>
        </w:trPr>
        <w:tc>
          <w:tcPr>
            <w:tcW w:w="4531" w:type="dxa"/>
          </w:tcPr>
          <w:p w14:paraId="43C4FE36" w14:textId="04B0EFDF" w:rsidR="00935609" w:rsidRDefault="00000000">
            <w:pPr>
              <w:tabs>
                <w:tab w:val="left" w:pos="284"/>
              </w:tabs>
              <w:spacing w:before="60" w:after="60" w:line="312" w:lineRule="auto"/>
              <w:rPr>
                <w:i/>
                <w:sz w:val="20"/>
              </w:rPr>
            </w:pPr>
            <w:commentRangeStart w:id="115"/>
            <w:commentRangeStart w:id="116"/>
            <w:r>
              <w:rPr>
                <w:i/>
                <w:sz w:val="20"/>
              </w:rPr>
              <w:t>Tên người đại diện</w:t>
            </w:r>
            <w:commentRangeEnd w:id="115"/>
            <w:commentRangeEnd w:id="116"/>
            <w:r>
              <w:commentReference w:id="115"/>
            </w:r>
            <w:r>
              <w:commentReference w:id="116"/>
            </w:r>
            <w:r>
              <w:rPr>
                <w:i/>
                <w:sz w:val="20"/>
              </w:rPr>
              <w:t xml:space="preserve">: (28)        </w:t>
            </w:r>
          </w:p>
          <w:p w14:paraId="77593E0C" w14:textId="46074EB0" w:rsidR="00935609" w:rsidRDefault="00000000">
            <w:pPr>
              <w:tabs>
                <w:tab w:val="left" w:pos="284"/>
              </w:tabs>
              <w:spacing w:before="60" w:after="60" w:line="312" w:lineRule="auto"/>
              <w:rPr>
                <w:i/>
                <w:sz w:val="20"/>
              </w:rPr>
            </w:pPr>
            <w:r>
              <w:rPr>
                <w:i/>
                <w:sz w:val="20"/>
              </w:rPr>
              <w:t xml:space="preserve">Mã người dùng trên </w:t>
            </w:r>
            <w:del w:id="117" w:author="Trang Tran Thi Thu (EB-NHGD.GPKPVL)" w:date="2025-12-31T14:58:00Z">
              <w:r>
                <w:rPr>
                  <w:i/>
                  <w:color w:val="FF0000"/>
                  <w:sz w:val="20"/>
                  <w:rPrChange w:id="118" w:author="Trang Tran Thi Thu (EB-NHGD.GPKPVL)" w:date="2025-12-31T14:58:00Z">
                    <w:rPr>
                      <w:i/>
                      <w:sz w:val="20"/>
                    </w:rPr>
                  </w:rPrChange>
                </w:rPr>
                <w:delText>Internet Banking</w:delText>
              </w:r>
            </w:del>
            <w:ins w:id="119" w:author="Trang Tran Thi Thu (EB-NHGD.GPKPVL)" w:date="2025-12-31T14:58:00Z">
              <w:r>
                <w:rPr>
                  <w:i/>
                  <w:color w:val="FF0000"/>
                  <w:sz w:val="20"/>
                  <w:rPrChange w:id="120" w:author="Trang Tran Thi Thu (EB-NHGD.GPKPVL)" w:date="2025-12-31T14:58:00Z">
                    <w:rPr>
                      <w:i/>
                      <w:sz w:val="20"/>
                    </w:rPr>
                  </w:rPrChange>
                </w:rPr>
                <w:t>MSB Business Banking</w:t>
              </w:r>
            </w:ins>
            <w:r>
              <w:rPr>
                <w:i/>
                <w:sz w:val="20"/>
              </w:rPr>
              <w:t xml:space="preserve">:  (29)  </w:t>
            </w:r>
          </w:p>
          <w:p w14:paraId="35AE49CC" w14:textId="53437D71" w:rsidR="00935609" w:rsidRDefault="00000000">
            <w:pPr>
              <w:spacing w:before="60" w:after="60" w:line="312" w:lineRule="auto"/>
              <w:jc w:val="both"/>
            </w:pPr>
            <w:ins w:id="121" w:author="Trang Tran Thi Thu (EB-NHGD.GPKPVL)" w:date="2026-01-05T16:12:00Z">
              <w:r>
                <w:rPr>
                  <w:i/>
                  <w:color w:val="FF0000"/>
                  <w:sz w:val="20"/>
                  <w:highlight w:val="yellow"/>
                  <w:rPrChange w:id="122" w:author="Trang Tran Thi Thu (EB-NHGD.GPKPVL)" w:date="2026-01-05T16:12:00Z">
                    <w:rPr>
                      <w:i/>
                      <w:color w:val="FF0000"/>
                      <w:sz w:val="20"/>
                    </w:rPr>
                  </w:rPrChange>
                </w:rPr>
                <w:t>Thẻ căn cước</w:t>
              </w:r>
              <w:r>
                <w:rPr>
                  <w:i/>
                  <w:color w:val="FF0000"/>
                  <w:sz w:val="20"/>
                </w:rPr>
                <w:t>/</w:t>
              </w:r>
            </w:ins>
            <w:commentRangeStart w:id="123"/>
            <w:commentRangeStart w:id="124"/>
            <w:r>
              <w:rPr>
                <w:i/>
                <w:color w:val="FF0000"/>
                <w:sz w:val="20"/>
                <w:rPrChange w:id="125" w:author="Trang Tran Thi Thu (EB-NHGD.GPKPVL)" w:date="2025-12-31T15:27:00Z">
                  <w:rPr>
                    <w:i/>
                    <w:sz w:val="20"/>
                  </w:rPr>
                </w:rPrChange>
              </w:rPr>
              <w:t xml:space="preserve">Số </w:t>
            </w:r>
            <w:del w:id="126" w:author="Trang Tran Thi Thu (EB-NHGD.GPKPVL)" w:date="2025-12-31T15:27:00Z">
              <w:r>
                <w:rPr>
                  <w:i/>
                  <w:strike/>
                  <w:color w:val="FF0000"/>
                  <w:sz w:val="20"/>
                  <w:rPrChange w:id="127" w:author="Trang Tran Thi Thu (EB-NHGD.GPKPVL)" w:date="2025-12-31T15:27:00Z">
                    <w:rPr>
                      <w:i/>
                      <w:strike/>
                      <w:sz w:val="20"/>
                    </w:rPr>
                  </w:rPrChange>
                </w:rPr>
                <w:delText>CMND/</w:delText>
              </w:r>
            </w:del>
            <w:r>
              <w:rPr>
                <w:i/>
                <w:color w:val="FF0000"/>
                <w:sz w:val="20"/>
                <w:rPrChange w:id="128" w:author="Trang Tran Thi Thu (EB-NHGD.GPKPVL)" w:date="2025-12-31T15:27:00Z">
                  <w:rPr>
                    <w:i/>
                    <w:sz w:val="20"/>
                  </w:rPr>
                </w:rPrChange>
              </w:rPr>
              <w:t>Hộ chiếu/CCCD/Số định danh cá nhân</w:t>
            </w:r>
            <w:commentRangeEnd w:id="123"/>
            <w:commentRangeEnd w:id="124"/>
            <w:r>
              <w:commentReference w:id="123"/>
            </w:r>
            <w:r>
              <w:commentReference w:id="124"/>
            </w:r>
            <w:r>
              <w:rPr>
                <w:i/>
                <w:sz w:val="20"/>
              </w:rPr>
              <w:t>: (30)</w:t>
            </w:r>
          </w:p>
        </w:tc>
      </w:tr>
    </w:tbl>
    <w:p w14:paraId="42C5AF67" w14:textId="445B4065" w:rsidR="00935609" w:rsidRPr="00935609" w:rsidRDefault="00000000">
      <w:pPr>
        <w:tabs>
          <w:tab w:val="left" w:pos="8115"/>
        </w:tabs>
        <w:spacing w:before="60" w:after="60" w:line="312" w:lineRule="auto"/>
        <w:jc w:val="both"/>
        <w:rPr>
          <w:del w:id="129" w:author="Trang Tran Thi Thu (EB-NHGD.GPKPVL)" w:date="2025-12-31T16:19:00Z"/>
          <w:i/>
          <w:sz w:val="22"/>
          <w:szCs w:val="22"/>
          <w:rPrChange w:id="130" w:author="Trang Tran Thi Thu (EB-NHGD.GPKPVL)" w:date="2026-01-06T11:38:00Z">
            <w:rPr>
              <w:del w:id="131" w:author="Trang Tran Thi Thu (EB-NHGD.GPKPVL)" w:date="2025-12-31T16:19:00Z"/>
            </w:rPr>
          </w:rPrChange>
        </w:rPr>
      </w:pPr>
      <w:del w:id="132" w:author="Trang Tran Thi Thu (EB-NHGD.GPKPVL)" w:date="2026-01-06T15:25:00Z">
        <w:r>
          <w:rPr>
            <w:i/>
            <w:sz w:val="22"/>
            <w:szCs w:val="22"/>
          </w:rPr>
          <w:delText xml:space="preserve"> </w:delText>
        </w:r>
      </w:del>
      <w:r>
        <w:rPr>
          <w:i/>
          <w:sz w:val="22"/>
          <w:szCs w:val="22"/>
        </w:rPr>
        <w:t xml:space="preserve">(*) Quý khách lưu ý: Thông tin Giấy nhận nợ này được in ra từ dịch vụ trực tuyến của MSB và được xác thực bằng chữ ký số. Trường hợp Quý khách muốn chuyển </w:t>
      </w:r>
      <w:commentRangeStart w:id="133"/>
      <w:r>
        <w:rPr>
          <w:i/>
          <w:sz w:val="22"/>
          <w:szCs w:val="22"/>
        </w:rPr>
        <w:t>đổi Giấy nhận nợ từ chứng từ điện tử sang chứng từ giấy</w:t>
      </w:r>
      <w:commentRangeEnd w:id="133"/>
      <w:r>
        <w:commentReference w:id="133"/>
      </w:r>
      <w:r>
        <w:rPr>
          <w:i/>
          <w:sz w:val="22"/>
          <w:szCs w:val="22"/>
        </w:rPr>
        <w:t>, vui lòng liên hệ với chi nhánh MSB đang hỗ trợ giao dịch của Quý khách</w:t>
      </w:r>
      <w:ins w:id="134" w:author="Trang Tran Thi Thu (EB-NHGD.GPKPVL)" w:date="2026-01-06T15:23:00Z">
        <w:r>
          <w:rPr>
            <w:i/>
            <w:sz w:val="22"/>
            <w:szCs w:val="22"/>
          </w:rPr>
          <w:t>.</w:t>
        </w:r>
      </w:ins>
      <w:del w:id="135" w:author="Trang Tran Thi Thu (EB-NHGD.GPKPVL)" w:date="2026-01-06T11:38:00Z">
        <w:r>
          <w:rPr>
            <w:i/>
            <w:sz w:val="22"/>
            <w:szCs w:val="22"/>
          </w:rPr>
          <w:delText>.</w:delText>
        </w:r>
      </w:del>
      <w:del w:id="136" w:author="Trang Tran Thi Thu (EB-NHGD.GPKPVL)" w:date="2025-12-31T16:19:00Z">
        <w:r>
          <w:delText xml:space="preserve"> </w:delText>
        </w:r>
        <w:bookmarkEnd w:id="0"/>
      </w:del>
    </w:p>
    <w:p w14:paraId="6138F4B6" w14:textId="4BA3F6E1" w:rsidR="00935609" w:rsidRDefault="00935609">
      <w:pPr>
        <w:tabs>
          <w:tab w:val="left" w:pos="8115"/>
        </w:tabs>
        <w:spacing w:before="60" w:after="60" w:line="312" w:lineRule="auto"/>
        <w:jc w:val="both"/>
        <w:rPr>
          <w:ins w:id="137" w:author="Ha Pham Thu (SI-DC)" w:date="2025-12-25T16:13:00Z"/>
        </w:rPr>
      </w:pPr>
    </w:p>
    <w:p w14:paraId="6C42EA08" w14:textId="5D797190" w:rsidR="00935609" w:rsidRDefault="00935609">
      <w:pPr>
        <w:tabs>
          <w:tab w:val="left" w:pos="8115"/>
        </w:tabs>
        <w:spacing w:before="60" w:after="60" w:line="312" w:lineRule="auto"/>
        <w:jc w:val="both"/>
        <w:rPr>
          <w:ins w:id="138" w:author="Ha Pham Thu (SI-DC)" w:date="2025-12-25T16:14:00Z"/>
        </w:rPr>
      </w:pPr>
    </w:p>
    <w:p w14:paraId="17069441" w14:textId="677C548E" w:rsidR="00935609" w:rsidRDefault="00935609">
      <w:pPr>
        <w:tabs>
          <w:tab w:val="left" w:pos="8115"/>
        </w:tabs>
        <w:spacing w:before="60" w:after="60" w:line="312" w:lineRule="auto"/>
        <w:jc w:val="both"/>
        <w:rPr>
          <w:ins w:id="139" w:author="Ha Pham Thu (SI-DC)" w:date="2025-12-25T16:14:00Z"/>
        </w:rPr>
      </w:pPr>
    </w:p>
    <w:p w14:paraId="27C4B191" w14:textId="28B26742" w:rsidR="00935609" w:rsidRDefault="00935609">
      <w:pPr>
        <w:tabs>
          <w:tab w:val="left" w:pos="8115"/>
        </w:tabs>
        <w:spacing w:before="60" w:after="60" w:line="312" w:lineRule="auto"/>
        <w:jc w:val="both"/>
        <w:rPr>
          <w:ins w:id="140" w:author="Ha Pham Thu (SI-DC)" w:date="2025-12-25T16:14:00Z"/>
        </w:rPr>
      </w:pPr>
    </w:p>
    <w:p w14:paraId="5F301136" w14:textId="6470B58D" w:rsidR="00935609" w:rsidRDefault="00935609">
      <w:pPr>
        <w:tabs>
          <w:tab w:val="left" w:pos="8115"/>
        </w:tabs>
        <w:spacing w:before="60" w:after="60" w:line="312" w:lineRule="auto"/>
        <w:jc w:val="both"/>
        <w:rPr>
          <w:ins w:id="141" w:author="Ha Pham Thu (SI-DC)" w:date="2025-12-25T16:14:00Z"/>
        </w:rPr>
      </w:pPr>
    </w:p>
    <w:p w14:paraId="52F1D90F" w14:textId="72D8870E" w:rsidR="00935609" w:rsidRDefault="00935609">
      <w:pPr>
        <w:tabs>
          <w:tab w:val="left" w:pos="8115"/>
        </w:tabs>
        <w:spacing w:before="60" w:after="60" w:line="312" w:lineRule="auto"/>
        <w:jc w:val="both"/>
        <w:rPr>
          <w:ins w:id="142" w:author="Ha Pham Thu (SI-DC)" w:date="2025-12-25T16:14:00Z"/>
        </w:rPr>
      </w:pPr>
    </w:p>
    <w:p w14:paraId="77C20C75" w14:textId="66D521BB" w:rsidR="00935609" w:rsidRDefault="00935609">
      <w:pPr>
        <w:tabs>
          <w:tab w:val="left" w:pos="8115"/>
        </w:tabs>
        <w:spacing w:before="60" w:after="60" w:line="312" w:lineRule="auto"/>
        <w:jc w:val="both"/>
        <w:rPr>
          <w:ins w:id="143" w:author="Ha Pham Thu (SI-DC)" w:date="2025-12-25T16:14:00Z"/>
        </w:rPr>
      </w:pPr>
    </w:p>
    <w:p w14:paraId="197BF6DA" w14:textId="2424C2BB" w:rsidR="00935609" w:rsidRDefault="00935609">
      <w:pPr>
        <w:tabs>
          <w:tab w:val="left" w:pos="8115"/>
        </w:tabs>
        <w:spacing w:before="60" w:after="60" w:line="312" w:lineRule="auto"/>
        <w:jc w:val="both"/>
        <w:rPr>
          <w:ins w:id="144" w:author="Ha Pham Thu (SI-DC)" w:date="2025-12-25T16:14:00Z"/>
        </w:rPr>
      </w:pPr>
    </w:p>
    <w:p w14:paraId="314F4BD6" w14:textId="67ADFC89" w:rsidR="00935609" w:rsidRDefault="00935609">
      <w:pPr>
        <w:tabs>
          <w:tab w:val="left" w:pos="8115"/>
        </w:tabs>
        <w:spacing w:before="60" w:after="60" w:line="312" w:lineRule="auto"/>
        <w:jc w:val="both"/>
        <w:rPr>
          <w:ins w:id="145" w:author="Ha Pham Thu (SI-DC)" w:date="2025-12-25T16:14:00Z"/>
        </w:rPr>
      </w:pPr>
    </w:p>
    <w:p w14:paraId="18BE0B35" w14:textId="3685E4F1" w:rsidR="00935609" w:rsidRDefault="00935609">
      <w:pPr>
        <w:tabs>
          <w:tab w:val="left" w:pos="8115"/>
        </w:tabs>
        <w:spacing w:before="60" w:after="60" w:line="312" w:lineRule="auto"/>
        <w:jc w:val="both"/>
        <w:rPr>
          <w:ins w:id="146" w:author="Ha Pham Thu (SI-DC)" w:date="2025-12-25T16:14:00Z"/>
        </w:rPr>
      </w:pPr>
    </w:p>
    <w:p w14:paraId="49ACCB77" w14:textId="20DFE948" w:rsidR="00935609" w:rsidRDefault="00935609">
      <w:pPr>
        <w:tabs>
          <w:tab w:val="left" w:pos="8115"/>
        </w:tabs>
        <w:spacing w:before="60" w:after="60" w:line="312" w:lineRule="auto"/>
        <w:jc w:val="both"/>
        <w:rPr>
          <w:ins w:id="147" w:author="Ha Pham Thu (SI-DC)" w:date="2025-12-25T16:14:00Z"/>
        </w:rPr>
      </w:pPr>
    </w:p>
    <w:p w14:paraId="49054014" w14:textId="4B2B0F82" w:rsidR="00935609" w:rsidRDefault="00935609">
      <w:pPr>
        <w:tabs>
          <w:tab w:val="left" w:pos="8115"/>
        </w:tabs>
        <w:spacing w:before="60" w:after="60" w:line="312" w:lineRule="auto"/>
        <w:jc w:val="both"/>
        <w:rPr>
          <w:ins w:id="148" w:author="Ha Pham Thu (SI-DC)" w:date="2025-12-25T16:14:00Z"/>
        </w:rPr>
      </w:pPr>
    </w:p>
    <w:p w14:paraId="4DFEC8F7" w14:textId="2D410353" w:rsidR="00935609" w:rsidRDefault="00935609">
      <w:pPr>
        <w:tabs>
          <w:tab w:val="left" w:pos="8115"/>
        </w:tabs>
        <w:spacing w:before="60" w:after="60" w:line="312" w:lineRule="auto"/>
        <w:jc w:val="both"/>
        <w:rPr>
          <w:ins w:id="149" w:author="Ha Pham Thu (SI-DC)" w:date="2025-12-25T16:14:00Z"/>
        </w:rPr>
      </w:pPr>
    </w:p>
    <w:p w14:paraId="322942CC" w14:textId="26F6ACE4" w:rsidR="00935609" w:rsidRDefault="00935609">
      <w:pPr>
        <w:tabs>
          <w:tab w:val="left" w:pos="8115"/>
        </w:tabs>
        <w:spacing w:before="60" w:after="60" w:line="312" w:lineRule="auto"/>
        <w:jc w:val="both"/>
        <w:rPr>
          <w:ins w:id="150" w:author="Ha Pham Thu (SI-DC)" w:date="2025-12-25T16:14:00Z"/>
        </w:rPr>
      </w:pPr>
    </w:p>
    <w:p w14:paraId="60536F6F" w14:textId="327DEF89" w:rsidR="00935609" w:rsidRDefault="00935609">
      <w:pPr>
        <w:tabs>
          <w:tab w:val="left" w:pos="8115"/>
        </w:tabs>
        <w:spacing w:before="60" w:after="60" w:line="312" w:lineRule="auto"/>
        <w:jc w:val="both"/>
        <w:rPr>
          <w:ins w:id="151" w:author="Ha Pham Thu (SI-DC)" w:date="2025-12-25T16:14:00Z"/>
        </w:rPr>
      </w:pPr>
    </w:p>
    <w:p w14:paraId="245B1930" w14:textId="54D348C4" w:rsidR="00935609" w:rsidRDefault="00935609">
      <w:pPr>
        <w:tabs>
          <w:tab w:val="left" w:pos="8115"/>
        </w:tabs>
        <w:spacing w:before="60" w:after="60" w:line="312" w:lineRule="auto"/>
        <w:jc w:val="both"/>
        <w:rPr>
          <w:ins w:id="152" w:author="Ha Pham Thu (SI-DC)" w:date="2025-12-25T16:14:00Z"/>
        </w:rPr>
      </w:pPr>
    </w:p>
    <w:p w14:paraId="489B5E32" w14:textId="62BA7BB2" w:rsidR="00935609" w:rsidRDefault="00935609">
      <w:pPr>
        <w:tabs>
          <w:tab w:val="left" w:pos="8115"/>
        </w:tabs>
        <w:spacing w:before="60" w:after="60" w:line="312" w:lineRule="auto"/>
        <w:jc w:val="both"/>
        <w:rPr>
          <w:ins w:id="153" w:author="Ha Pham Thu (SI-DC)" w:date="2025-12-25T16:14:00Z"/>
        </w:rPr>
      </w:pPr>
    </w:p>
    <w:p w14:paraId="2728544D" w14:textId="0A91E2AC" w:rsidR="00935609" w:rsidRDefault="00000000">
      <w:pPr>
        <w:tabs>
          <w:tab w:val="left" w:pos="8115"/>
        </w:tabs>
        <w:spacing w:before="60" w:after="60" w:line="312" w:lineRule="auto"/>
        <w:jc w:val="both"/>
        <w:rPr>
          <w:ins w:id="154" w:author="Ha Pham Thu (SI-DC)" w:date="2025-12-25T16:14:00Z"/>
        </w:rPr>
        <w:pPrChange w:id="155" w:author="Trang Tran Thi Thu (EB-NHGD.GPKPVL)" w:date="2025-12-31T16:19:00Z">
          <w:pPr>
            <w:spacing w:before="60" w:after="60" w:line="288" w:lineRule="auto"/>
            <w:ind w:left="1440"/>
          </w:pPr>
        </w:pPrChange>
      </w:pPr>
      <w:ins w:id="156" w:author="Ha Pham Thu (SI-DC)" w:date="2025-12-25T16:14:00Z">
        <w:del w:id="157" w:author="Trang Tran Thi Thu (EB-NHGD.GPKPVL)" w:date="2025-12-31T16:19:00Z">
          <w:r>
            <w:br w:type="page" w:clear="all"/>
          </w:r>
        </w:del>
      </w:ins>
    </w:p>
    <w:p w14:paraId="48EEF0C3" w14:textId="77777777" w:rsidR="00935609" w:rsidRDefault="00935609">
      <w:pPr>
        <w:tabs>
          <w:tab w:val="left" w:pos="8115"/>
        </w:tabs>
        <w:spacing w:before="60" w:after="60" w:line="312" w:lineRule="auto"/>
        <w:jc w:val="both"/>
        <w:rPr>
          <w:ins w:id="158" w:author="Trang Tran Thi Thu (EB-NHGD.GPKPVL)" w:date="2026-01-06T11:29:00Z"/>
          <w:b/>
          <w:sz w:val="26"/>
        </w:rPr>
        <w:sectPr w:rsidR="00935609">
          <w:headerReference w:type="default" r:id="rId16"/>
          <w:footerReference w:type="default" r:id="rId17"/>
          <w:headerReference w:type="first" r:id="rId18"/>
          <w:footerReference w:type="first" r:id="rId19"/>
          <w:endnotePr>
            <w:numFmt w:val="decimal"/>
          </w:endnotePr>
          <w:pgSz w:w="11907" w:h="16840"/>
          <w:pgMar w:top="1457" w:right="1134" w:bottom="1134" w:left="1701" w:header="720" w:footer="720" w:gutter="0"/>
          <w:cols w:space="720"/>
          <w:titlePg/>
        </w:sectPr>
        <w:pPrChange w:id="164" w:author="Trang Tran Thi Thu (EB-NHGD.GPKPVL)" w:date="2026-01-06T11:36:00Z">
          <w:pPr>
            <w:spacing w:before="60" w:after="60" w:line="312" w:lineRule="auto"/>
            <w:jc w:val="center"/>
          </w:pPr>
        </w:pPrChange>
      </w:pPr>
    </w:p>
    <w:p w14:paraId="26D7E43F" w14:textId="02F00970" w:rsidR="00935609" w:rsidRDefault="00000000">
      <w:pPr>
        <w:spacing w:before="60" w:after="60" w:line="312" w:lineRule="auto"/>
        <w:jc w:val="center"/>
        <w:rPr>
          <w:ins w:id="165" w:author="Ha Pham Thu (SI-DC)" w:date="2025-12-25T16:14:00Z"/>
          <w:b/>
          <w:sz w:val="26"/>
        </w:rPr>
      </w:pPr>
      <w:commentRangeStart w:id="166"/>
      <w:commentRangeStart w:id="167"/>
      <w:ins w:id="168" w:author="Ha Pham Thu (SI-DC)" w:date="2025-12-25T16:14:00Z">
        <w:del w:id="169" w:author="Trang Tran Thi Thu (EB-NHGD.GPKPVL)" w:date="2026-01-06T11:41:00Z">
          <w:r>
            <w:rPr>
              <w:b/>
              <w:sz w:val="26"/>
            </w:rPr>
            <w:lastRenderedPageBreak/>
            <w:delText>CHỈ</w:delText>
          </w:r>
        </w:del>
      </w:ins>
      <w:commentRangeEnd w:id="166"/>
      <w:commentRangeEnd w:id="167"/>
      <w:r>
        <w:commentReference w:id="166"/>
      </w:r>
      <w:r>
        <w:commentReference w:id="167"/>
      </w:r>
      <w:ins w:id="170" w:author="Ha Pham Thu (SI-DC)" w:date="2025-12-25T16:14:00Z">
        <w:del w:id="171" w:author="Trang Tran Thi Thu (EB-NHGD.GPKPVL)" w:date="2026-01-06T11:41:00Z">
          <w:r>
            <w:rPr>
              <w:b/>
              <w:sz w:val="26"/>
            </w:rPr>
            <w:delText xml:space="preserve"> DẪN THANH TOÁN NỘI ĐỊA </w:delText>
          </w:r>
        </w:del>
      </w:ins>
    </w:p>
    <w:p w14:paraId="435C0507" w14:textId="1E7A7C17" w:rsidR="00935609" w:rsidRDefault="00000000">
      <w:pPr>
        <w:spacing w:before="60" w:after="60" w:line="312" w:lineRule="auto"/>
        <w:jc w:val="center"/>
        <w:rPr>
          <w:ins w:id="172" w:author="Ha Pham Thu (SI-DC)" w:date="2025-12-25T16:14:00Z"/>
          <w:i/>
        </w:rPr>
      </w:pPr>
      <w:ins w:id="173" w:author="Ha Pham Thu (SI-DC)" w:date="2025-12-25T16:14:00Z">
        <w:del w:id="174" w:author="Trang Tran Thi Thu (EB-NHGD.GPKPVL)" w:date="2026-01-06T11:41:00Z">
          <w:r>
            <w:rPr>
              <w:i/>
            </w:rPr>
            <w:delText xml:space="preserve">(Đính kèm </w:delText>
          </w:r>
          <w:commentRangeStart w:id="175"/>
          <w:commentRangeStart w:id="176"/>
          <w:r>
            <w:rPr>
              <w:i/>
            </w:rPr>
            <w:delText>Giấy nhận nợ số</w:delText>
          </w:r>
        </w:del>
      </w:ins>
      <w:commentRangeEnd w:id="175"/>
      <w:commentRangeEnd w:id="176"/>
      <w:r>
        <w:commentReference w:id="175"/>
      </w:r>
      <w:r>
        <w:commentReference w:id="176"/>
      </w:r>
      <w:ins w:id="177" w:author="Ha Pham Thu (SI-DC)" w:date="2025-12-25T16:14:00Z">
        <w:del w:id="178" w:author="Trang Tran Thi Thu (EB-NHGD.GPKPVL)" w:date="2026-01-06T11:41:00Z">
          <w:r>
            <w:rPr>
              <w:i/>
            </w:rPr>
            <w:delText>:…(31)…………………....   - Phần A: Đề nghị giải ngân)</w:delText>
          </w:r>
        </w:del>
      </w:ins>
    </w:p>
    <w:p w14:paraId="3C39A39A" w14:textId="0CECE4CE" w:rsidR="00935609" w:rsidRDefault="00000000">
      <w:pPr>
        <w:tabs>
          <w:tab w:val="left" w:pos="8115"/>
        </w:tabs>
        <w:spacing w:before="60" w:after="60" w:line="312" w:lineRule="auto"/>
        <w:jc w:val="both"/>
        <w:rPr>
          <w:ins w:id="179" w:author="Ha Pham Thu (SI-DC)" w:date="2025-12-25T16:14:00Z"/>
          <w:b/>
        </w:rPr>
      </w:pPr>
      <w:ins w:id="180" w:author="Ha Pham Thu (SI-DC)" w:date="2025-12-25T16:14:00Z">
        <w:del w:id="181" w:author="Trang Tran Thi Thu (EB-NHGD.GPKPVL)" w:date="2026-01-06T11:41:00Z">
          <w:r>
            <w:rPr>
              <w:b/>
            </w:rPr>
            <w:delText>I. Thông tin người chuyển</w:delText>
          </w:r>
        </w:del>
      </w:ins>
    </w:p>
    <w:p w14:paraId="0A461E6B" w14:textId="281A83D9" w:rsidR="00935609" w:rsidRDefault="00000000">
      <w:pPr>
        <w:pStyle w:val="ListParagraph"/>
        <w:numPr>
          <w:ilvl w:val="0"/>
          <w:numId w:val="50"/>
        </w:numPr>
        <w:tabs>
          <w:tab w:val="left" w:pos="8115"/>
        </w:tabs>
        <w:spacing w:before="60" w:after="60" w:line="312" w:lineRule="auto"/>
        <w:rPr>
          <w:ins w:id="182" w:author="Ha Pham Thu (SI-DC)" w:date="2025-12-25T16:14:00Z"/>
        </w:rPr>
      </w:pPr>
      <w:ins w:id="183" w:author="Ha Pham Thu (SI-DC)" w:date="2025-12-25T16:14:00Z">
        <w:del w:id="184" w:author="Trang Tran Thi Thu (EB-NHGD.GPKPVL)" w:date="2026-01-06T11:41:00Z">
          <w:r>
            <w:delText>Tên người chuyển: ……………(32)…………………………………</w:delText>
          </w:r>
        </w:del>
      </w:ins>
    </w:p>
    <w:p w14:paraId="3F09AFAF" w14:textId="5C1CB17B" w:rsidR="00935609" w:rsidRDefault="00000000">
      <w:pPr>
        <w:pStyle w:val="ListParagraph"/>
        <w:numPr>
          <w:ilvl w:val="0"/>
          <w:numId w:val="50"/>
        </w:numPr>
        <w:spacing w:before="60" w:after="60" w:line="312" w:lineRule="auto"/>
        <w:rPr>
          <w:ins w:id="185" w:author="Ha Pham Thu (SI-DC)" w:date="2025-12-25T16:14:00Z"/>
        </w:rPr>
        <w:pPrChange w:id="186" w:author="Trang Tran Thi Thu (EB-NHGD.GPKPVL)" w:date="2026-01-06T11:33:00Z">
          <w:pPr>
            <w:pStyle w:val="ListParagraph"/>
            <w:numPr>
              <w:numId w:val="50"/>
            </w:numPr>
            <w:tabs>
              <w:tab w:val="left" w:pos="8115"/>
            </w:tabs>
            <w:spacing w:before="60" w:after="60" w:line="312" w:lineRule="auto"/>
            <w:ind w:hanging="360"/>
          </w:pPr>
        </w:pPrChange>
      </w:pPr>
      <w:commentRangeStart w:id="187"/>
      <w:commentRangeStart w:id="188"/>
      <w:ins w:id="189" w:author="Ha Pham Thu (SI-DC)" w:date="2025-12-25T16:14:00Z">
        <w:del w:id="190" w:author="Trang Tran Thi Thu (EB-NHGD.GPKPVL)" w:date="2026-01-06T11:41:00Z">
          <w:r>
            <w:delText>Mã số thuế/</w:delText>
          </w:r>
        </w:del>
        <w:del w:id="191" w:author="Trang Tran Thi Thu (EB-NHGD.GPKPVL)" w:date="2026-01-05T16:37:00Z">
          <w:r>
            <w:rPr>
              <w:color w:val="FF0000"/>
              <w:rPrChange w:id="192" w:author="Trang Tran Thi Thu (EB-NHGD.GPKPVL)" w:date="2026-01-05T16:37:00Z">
                <w:rPr/>
              </w:rPrChange>
            </w:rPr>
            <w:delText xml:space="preserve">mã số </w:delText>
          </w:r>
        </w:del>
        <w:del w:id="193" w:author="Trang Tran Thi Thu (EB-NHGD.GPKPVL)" w:date="2025-12-31T15:27:00Z">
          <w:r>
            <w:rPr>
              <w:color w:val="FF0000"/>
              <w:rPrChange w:id="194" w:author="Trang Tran Thi Thu (EB-NHGD.GPKPVL)" w:date="2026-01-05T16:37:00Z">
                <w:rPr/>
              </w:rPrChange>
            </w:rPr>
            <w:delText>ĐKKD</w:delText>
          </w:r>
        </w:del>
      </w:ins>
      <w:commentRangeEnd w:id="187"/>
      <w:commentRangeEnd w:id="188"/>
      <w:r>
        <w:commentReference w:id="187"/>
      </w:r>
      <w:r>
        <w:commentReference w:id="188"/>
      </w:r>
      <w:ins w:id="195" w:author="Ha Pham Thu (SI-DC)" w:date="2025-12-25T16:14:00Z">
        <w:del w:id="196" w:author="Trang Tran Thi Thu (EB-NHGD.GPKPVL)" w:date="2026-01-06T11:41:00Z">
          <w:r>
            <w:rPr>
              <w:color w:val="FF0000"/>
              <w:rPrChange w:id="197" w:author="Trang Tran Thi Thu (EB-NHGD.GPKPVL)" w:date="2026-01-05T16:37:00Z">
                <w:rPr/>
              </w:rPrChange>
            </w:rPr>
            <w:delText xml:space="preserve">: </w:delText>
          </w:r>
          <w:r>
            <w:delText>…………(33)……………………………………</w:delText>
          </w:r>
        </w:del>
      </w:ins>
    </w:p>
    <w:p w14:paraId="71A5AAFB" w14:textId="2C089458" w:rsidR="00935609" w:rsidRDefault="00000000">
      <w:pPr>
        <w:pStyle w:val="ListParagraph"/>
        <w:numPr>
          <w:ilvl w:val="0"/>
          <w:numId w:val="50"/>
        </w:numPr>
        <w:tabs>
          <w:tab w:val="left" w:pos="8115"/>
        </w:tabs>
        <w:spacing w:before="60" w:after="60" w:line="312" w:lineRule="auto"/>
        <w:rPr>
          <w:ins w:id="198" w:author="Ha Pham Thu (SI-DC)" w:date="2025-12-25T16:14:00Z"/>
          <w:color w:val="FF0000"/>
        </w:rPr>
      </w:pPr>
      <w:ins w:id="199" w:author="Ha Pham Thu (SI-DC)" w:date="2025-12-25T16:14:00Z">
        <w:del w:id="200" w:author="Trang Tran Thi Thu (EB-NHGD.GPKPVL)" w:date="2026-01-06T11:41:00Z">
          <w:r>
            <w:rPr>
              <w:color w:val="FF0000"/>
            </w:rPr>
            <w:delText>Ngày chuyển:…..(34)………….</w:delText>
          </w:r>
        </w:del>
      </w:ins>
    </w:p>
    <w:p w14:paraId="7B9D5A4A" w14:textId="3A461718" w:rsidR="00935609" w:rsidRDefault="00000000">
      <w:pPr>
        <w:pStyle w:val="ListParagraph"/>
        <w:numPr>
          <w:ilvl w:val="0"/>
          <w:numId w:val="50"/>
        </w:numPr>
        <w:tabs>
          <w:tab w:val="left" w:pos="8115"/>
        </w:tabs>
        <w:spacing w:before="60" w:after="60" w:line="312" w:lineRule="auto"/>
        <w:rPr>
          <w:ins w:id="201" w:author="Ha Pham Thu (SI-DC)" w:date="2025-12-25T16:14:00Z"/>
        </w:rPr>
      </w:pPr>
      <w:ins w:id="202" w:author="Ha Pham Thu (SI-DC)" w:date="2025-12-25T16:14:00Z">
        <w:del w:id="203" w:author="Trang Tran Thi Thu (EB-NHGD.GPKPVL)" w:date="2026-01-06T11:41:00Z">
          <w:r>
            <w:delText>Tổng số tiền chuyển đi và đồng tiền chuyển: …………(35)…(36)…………………..</w:delText>
          </w:r>
        </w:del>
      </w:ins>
    </w:p>
    <w:p w14:paraId="5E9DB381" w14:textId="3FEC735B" w:rsidR="00935609" w:rsidRDefault="00000000">
      <w:pPr>
        <w:pStyle w:val="ListParagraph"/>
        <w:tabs>
          <w:tab w:val="left" w:pos="8115"/>
        </w:tabs>
        <w:spacing w:before="60" w:after="60" w:line="312" w:lineRule="auto"/>
        <w:rPr>
          <w:ins w:id="204" w:author="Ha Pham Thu (SI-DC)" w:date="2025-12-25T16:14:00Z"/>
        </w:rPr>
      </w:pPr>
      <w:ins w:id="205" w:author="Ha Pham Thu (SI-DC)" w:date="2025-12-25T16:14:00Z">
        <w:del w:id="206" w:author="Trang Tran Thi Thu (EB-NHGD.GPKPVL)" w:date="2026-01-06T11:41:00Z">
          <w:r>
            <w:delText>T</w:delText>
          </w:r>
          <w:commentRangeStart w:id="207"/>
          <w:r>
            <w:delText>rong đó:</w:delText>
          </w:r>
        </w:del>
      </w:ins>
    </w:p>
    <w:p w14:paraId="62FC47FC" w14:textId="5355F344" w:rsidR="00935609" w:rsidRPr="00935609" w:rsidRDefault="00000000">
      <w:pPr>
        <w:pStyle w:val="ListParagraph"/>
        <w:tabs>
          <w:tab w:val="left" w:pos="8115"/>
        </w:tabs>
        <w:spacing w:before="60" w:after="60" w:line="312" w:lineRule="auto"/>
        <w:rPr>
          <w:ins w:id="208" w:author="Ha Pham Thu (SI-DC)" w:date="2025-12-25T16:14:00Z"/>
          <w:color w:val="FF0000"/>
          <w:rPrChange w:id="209" w:author="Trang Tran Thi Thu (EB-NHGD.GPKPVL)" w:date="2025-12-31T15:31:00Z">
            <w:rPr>
              <w:ins w:id="210" w:author="Ha Pham Thu (SI-DC)" w:date="2025-12-25T16:14:00Z"/>
            </w:rPr>
          </w:rPrChange>
        </w:rPr>
      </w:pPr>
      <w:ins w:id="211" w:author="Ha Pham Thu (SI-DC)" w:date="2025-12-25T16:14:00Z">
        <w:del w:id="212" w:author="Trang Tran Thi Thu (EB-NHGD.GPKPVL)" w:date="2026-01-06T11:41:00Z">
          <w:r>
            <w:rPr>
              <w:color w:val="FF0000"/>
              <w:rPrChange w:id="213" w:author="Trang Tran Thi Thu (EB-NHGD.GPKPVL)" w:date="2025-12-31T15:31:00Z">
                <w:rPr/>
              </w:rPrChange>
            </w:rPr>
            <w:delText xml:space="preserve">Vốn vay: </w:delText>
          </w:r>
        </w:del>
        <w:del w:id="214" w:author="Trang Tran Thi Thu (EB-NHGD.GPKPVL)" w:date="2025-12-31T15:28:00Z">
          <w:r>
            <w:rPr>
              <w:color w:val="FF0000"/>
              <w:rPrChange w:id="215" w:author="Trang Tran Thi Thu (EB-NHGD.GPKPVL)" w:date="2025-12-31T15:31:00Z">
                <w:rPr/>
              </w:rPrChange>
            </w:rPr>
            <w:delText>Số tiền chuyển……</w:delText>
          </w:r>
        </w:del>
        <w:del w:id="216" w:author="Trang Tran Thi Thu (EB-NHGD.GPKPVL)" w:date="2026-01-06T11:41:00Z">
          <w:r>
            <w:rPr>
              <w:color w:val="FF0000"/>
              <w:rPrChange w:id="217" w:author="Trang Tran Thi Thu (EB-NHGD.GPKPVL)" w:date="2025-12-31T15:31:00Z">
                <w:rPr/>
              </w:rPrChange>
            </w:rPr>
            <w:delText>…(37)….. …</w:delText>
          </w:r>
        </w:del>
        <w:del w:id="218" w:author="Trang Tran Thi Thu (EB-NHGD.GPKPVL)" w:date="2025-12-31T15:28:00Z">
          <w:r>
            <w:rPr>
              <w:color w:val="FF0000"/>
              <w:rPrChange w:id="219" w:author="Trang Tran Thi Thu (EB-NHGD.GPKPVL)" w:date="2025-12-31T15:31:00Z">
                <w:rPr/>
              </w:rPrChange>
            </w:rPr>
            <w:delText>Đồng tiền chuyển……</w:delText>
          </w:r>
        </w:del>
        <w:del w:id="220" w:author="Trang Tran Thi Thu (EB-NHGD.GPKPVL)" w:date="2026-01-06T11:41:00Z">
          <w:r>
            <w:rPr>
              <w:color w:val="FF0000"/>
              <w:rPrChange w:id="221" w:author="Trang Tran Thi Thu (EB-NHGD.GPKPVL)" w:date="2025-12-31T15:31:00Z">
                <w:rPr/>
              </w:rPrChange>
            </w:rPr>
            <w:delText>…(38)……</w:delText>
          </w:r>
        </w:del>
      </w:ins>
    </w:p>
    <w:p w14:paraId="03626C83" w14:textId="2AEC6F9B" w:rsidR="00935609" w:rsidRPr="00935609" w:rsidRDefault="00000000">
      <w:pPr>
        <w:pStyle w:val="ListParagraph"/>
        <w:tabs>
          <w:tab w:val="left" w:pos="8115"/>
        </w:tabs>
        <w:spacing w:before="60" w:after="60" w:line="312" w:lineRule="auto"/>
        <w:rPr>
          <w:ins w:id="222" w:author="Ha Pham Thu (SI-DC)" w:date="2025-12-25T16:14:00Z"/>
          <w:color w:val="FF0000"/>
          <w:rPrChange w:id="223" w:author="Trang Tran Thi Thu (EB-NHGD.GPKPVL)" w:date="2025-12-31T15:31:00Z">
            <w:rPr>
              <w:ins w:id="224" w:author="Ha Pham Thu (SI-DC)" w:date="2025-12-25T16:14:00Z"/>
            </w:rPr>
          </w:rPrChange>
        </w:rPr>
      </w:pPr>
      <w:ins w:id="225" w:author="Ha Pham Thu (SI-DC)" w:date="2025-12-25T16:14:00Z">
        <w:del w:id="226" w:author="Trang Tran Thi Thu (EB-NHGD.GPKPVL)" w:date="2026-01-06T11:41:00Z">
          <w:r>
            <w:rPr>
              <w:color w:val="FF0000"/>
              <w:rPrChange w:id="227" w:author="Trang Tran Thi Thu (EB-NHGD.GPKPVL)" w:date="2025-12-31T15:31:00Z">
                <w:rPr/>
              </w:rPrChange>
            </w:rPr>
            <w:delText xml:space="preserve">Vốn tự có: </w:delText>
          </w:r>
        </w:del>
        <w:del w:id="228" w:author="Trang Tran Thi Thu (EB-NHGD.GPKPVL)" w:date="2025-12-31T15:28:00Z">
          <w:r>
            <w:rPr>
              <w:color w:val="FF0000"/>
              <w:rPrChange w:id="229" w:author="Trang Tran Thi Thu (EB-NHGD.GPKPVL)" w:date="2025-12-31T15:31:00Z">
                <w:rPr/>
              </w:rPrChange>
            </w:rPr>
            <w:delText xml:space="preserve">Số tiền chuyển:…… </w:delText>
          </w:r>
        </w:del>
        <w:del w:id="230" w:author="Trang Tran Thi Thu (EB-NHGD.GPKPVL)" w:date="2026-01-06T11:41:00Z">
          <w:r>
            <w:rPr>
              <w:color w:val="FF0000"/>
              <w:rPrChange w:id="231" w:author="Trang Tran Thi Thu (EB-NHGD.GPKPVL)" w:date="2025-12-31T15:31:00Z">
                <w:rPr/>
              </w:rPrChange>
            </w:rPr>
            <w:delText xml:space="preserve">(39)….... </w:delText>
          </w:r>
        </w:del>
        <w:del w:id="232" w:author="Trang Tran Thi Thu (EB-NHGD.GPKPVL)" w:date="2025-12-31T15:28:00Z">
          <w:r>
            <w:rPr>
              <w:color w:val="FF0000"/>
              <w:rPrChange w:id="233" w:author="Trang Tran Thi Thu (EB-NHGD.GPKPVL)" w:date="2025-12-31T15:31:00Z">
                <w:rPr/>
              </w:rPrChange>
            </w:rPr>
            <w:delText>Đồng tiền chuyển</w:delText>
          </w:r>
        </w:del>
        <w:del w:id="234" w:author="Trang Tran Thi Thu (EB-NHGD.GPKPVL)" w:date="2025-12-31T15:29:00Z">
          <w:r>
            <w:rPr>
              <w:color w:val="FF0000"/>
              <w:rPrChange w:id="235" w:author="Trang Tran Thi Thu (EB-NHGD.GPKPVL)" w:date="2025-12-31T15:31:00Z">
                <w:rPr/>
              </w:rPrChange>
            </w:rPr>
            <w:delText>……</w:delText>
          </w:r>
        </w:del>
        <w:del w:id="236" w:author="Trang Tran Thi Thu (EB-NHGD.GPKPVL)" w:date="2026-01-06T11:41:00Z">
          <w:r>
            <w:rPr>
              <w:color w:val="FF0000"/>
              <w:rPrChange w:id="237" w:author="Trang Tran Thi Thu (EB-NHGD.GPKPVL)" w:date="2025-12-31T15:31:00Z">
                <w:rPr/>
              </w:rPrChange>
            </w:rPr>
            <w:delText>…(40)….. từ số TKTT ….(41)..</w:delText>
          </w:r>
        </w:del>
        <w:del w:id="238" w:author="Trang Tran Thi Thu (EB-NHGD.GPKPVL)" w:date="2025-12-31T15:29:00Z">
          <w:r>
            <w:rPr>
              <w:color w:val="FF0000"/>
              <w:rPrChange w:id="239" w:author="Trang Tran Thi Thu (EB-NHGD.GPKPVL)" w:date="2025-12-31T15:31:00Z">
                <w:rPr/>
              </w:rPrChange>
            </w:rPr>
            <w:delText>……</w:delText>
          </w:r>
        </w:del>
        <w:del w:id="240" w:author="Trang Tran Thi Thu (EB-NHGD.GPKPVL)" w:date="2026-01-06T11:41:00Z">
          <w:r>
            <w:rPr>
              <w:color w:val="FF0000"/>
              <w:rPrChange w:id="241" w:author="Trang Tran Thi Thu (EB-NHGD.GPKPVL)" w:date="2025-12-31T15:31:00Z">
                <w:rPr/>
              </w:rPrChange>
            </w:rPr>
            <w:delText>…</w:delText>
          </w:r>
        </w:del>
        <w:del w:id="242" w:author="Trang Tran Thi Thu (EB-NHGD.GPKPVL)" w:date="2025-12-31T15:32:00Z">
          <w:r>
            <w:rPr>
              <w:color w:val="FF0000"/>
              <w:rPrChange w:id="243" w:author="Trang Tran Thi Thu (EB-NHGD.GPKPVL)" w:date="2025-12-31T15:31:00Z">
                <w:rPr/>
              </w:rPrChange>
            </w:rPr>
            <w:delText xml:space="preserve"> Tên TKTT ……(42)………</w:delText>
          </w:r>
        </w:del>
      </w:ins>
    </w:p>
    <w:p w14:paraId="71E98885" w14:textId="77DD90A9" w:rsidR="00935609" w:rsidRDefault="00000000">
      <w:pPr>
        <w:tabs>
          <w:tab w:val="left" w:pos="8115"/>
        </w:tabs>
        <w:spacing w:before="60" w:after="60" w:line="312" w:lineRule="auto"/>
        <w:jc w:val="both"/>
        <w:rPr>
          <w:ins w:id="244" w:author="Ha Pham Thu (SI-DC)" w:date="2025-12-25T16:14:00Z"/>
          <w:i/>
          <w:sz w:val="22"/>
        </w:rPr>
      </w:pPr>
      <w:ins w:id="245" w:author="Ha Pham Thu (SI-DC)" w:date="2025-12-25T16:14:00Z">
        <w:del w:id="246" w:author="Trang Tran Thi Thu (EB-NHGD.GPKPVL)" w:date="2026-01-06T11:41:00Z">
          <w:r>
            <w:rPr>
              <w:i/>
              <w:sz w:val="22"/>
            </w:rPr>
            <w:delText>Đề nghị MSB tự động trích tiền từ tài khoản nêu trên để thanh toán cho người thụ hưởng với các thông tin nêu tại mục II dưới đây.</w:delText>
          </w:r>
        </w:del>
      </w:ins>
      <w:commentRangeEnd w:id="207"/>
      <w:r>
        <w:commentReference w:id="207"/>
      </w:r>
      <w:ins w:id="247" w:author="Trinh Dang Thi Hoai (TVPL&amp;TT-NHDN)" w:date="2026-01-05T15:11:00Z">
        <w:del w:id="248" w:author="Trang Tran Thi Thu (EB-NHGD.GPKPVL)" w:date="2026-01-06T11:41:00Z">
          <w:r>
            <w:rPr>
              <w:i/>
              <w:sz w:val="22"/>
            </w:rPr>
            <w:delText xml:space="preserve"> </w:delText>
          </w:r>
        </w:del>
      </w:ins>
    </w:p>
    <w:p w14:paraId="27275998" w14:textId="4332E135" w:rsidR="00935609" w:rsidRDefault="00000000">
      <w:pPr>
        <w:tabs>
          <w:tab w:val="left" w:pos="8115"/>
        </w:tabs>
        <w:spacing w:before="60" w:after="60" w:line="312" w:lineRule="auto"/>
        <w:jc w:val="both"/>
        <w:rPr>
          <w:ins w:id="249" w:author="Ha Pham Thu (SI-DC)" w:date="2025-12-25T16:14:00Z"/>
          <w:b/>
        </w:rPr>
      </w:pPr>
      <w:ins w:id="250" w:author="Ha Pham Thu (SI-DC)" w:date="2025-12-25T16:14:00Z">
        <w:del w:id="251" w:author="Trang Tran Thi Thu (EB-NHGD.GPKPVL)" w:date="2026-01-06T11:41:00Z">
          <w:r>
            <w:rPr>
              <w:b/>
            </w:rPr>
            <w:delText>II. Thông tin người thụ hưởng</w:delText>
          </w:r>
        </w:del>
      </w:ins>
    </w:p>
    <w:tbl>
      <w:tblPr>
        <w:tblpPr w:leftFromText="180" w:rightFromText="180" w:vertAnchor="text" w:tblpXSpec="center" w:tblpY="1"/>
        <w:tblOverlap w:val="never"/>
        <w:tblW w:w="10221" w:type="dxa"/>
        <w:tblLayout w:type="fixed"/>
        <w:tblLook w:val="04A0" w:firstRow="1" w:lastRow="0" w:firstColumn="1" w:lastColumn="0" w:noHBand="0" w:noVBand="1"/>
      </w:tblPr>
      <w:tblGrid>
        <w:gridCol w:w="578"/>
        <w:gridCol w:w="1687"/>
        <w:gridCol w:w="1680"/>
        <w:gridCol w:w="1740"/>
        <w:gridCol w:w="1773"/>
        <w:gridCol w:w="1629"/>
        <w:gridCol w:w="1134"/>
      </w:tblGrid>
      <w:tr w:rsidR="00935609" w14:paraId="0A071BBE" w14:textId="77777777">
        <w:trPr>
          <w:trHeight w:val="402"/>
          <w:ins w:id="252" w:author="Ha Pham Thu (SI-DC)" w:date="2025-12-25T16:14:00Z"/>
        </w:trPr>
        <w:tc>
          <w:tcPr>
            <w:tcW w:w="578" w:type="dxa"/>
            <w:tcBorders>
              <w:top w:val="single" w:sz="4" w:space="0" w:color="auto"/>
              <w:left w:val="single" w:sz="4" w:space="0" w:color="auto"/>
              <w:bottom w:val="single" w:sz="4" w:space="0" w:color="auto"/>
              <w:right w:val="single" w:sz="4" w:space="0" w:color="auto"/>
            </w:tcBorders>
            <w:shd w:val="clear" w:color="auto" w:fill="DAEEF3" w:themeFill="accent5" w:themeFillTint="33"/>
          </w:tcPr>
          <w:p w14:paraId="2BA4D8B0" w14:textId="3B0C042A" w:rsidR="00935609" w:rsidRDefault="00000000">
            <w:pPr>
              <w:spacing w:before="60" w:after="60" w:line="312" w:lineRule="auto"/>
              <w:jc w:val="center"/>
              <w:rPr>
                <w:ins w:id="253" w:author="Ha Pham Thu (SI-DC)" w:date="2025-12-25T16:14:00Z"/>
                <w:sz w:val="16"/>
                <w:szCs w:val="16"/>
                <w:lang w:val="vi-VN"/>
              </w:rPr>
            </w:pPr>
            <w:ins w:id="254" w:author="Ha Pham Thu (SI-DC)" w:date="2025-12-25T16:14:00Z">
              <w:del w:id="255" w:author="Trang Tran Thi Thu (EB-NHGD.GPKPVL)" w:date="2026-01-06T11:41:00Z">
                <w:r>
                  <w:rPr>
                    <w:b/>
                    <w:sz w:val="16"/>
                    <w:szCs w:val="16"/>
                  </w:rPr>
                  <w:delText>STT</w:delText>
                </w:r>
              </w:del>
            </w:ins>
          </w:p>
        </w:tc>
        <w:tc>
          <w:tcPr>
            <w:tcW w:w="1687" w:type="dxa"/>
            <w:tcBorders>
              <w:top w:val="single" w:sz="4" w:space="0" w:color="auto"/>
              <w:left w:val="single" w:sz="4" w:space="0" w:color="auto"/>
              <w:bottom w:val="single" w:sz="4" w:space="0" w:color="auto"/>
              <w:right w:val="single" w:sz="4" w:space="0" w:color="auto"/>
            </w:tcBorders>
            <w:shd w:val="clear" w:color="auto" w:fill="DAEEF3" w:themeFill="accent5" w:themeFillTint="33"/>
          </w:tcPr>
          <w:p w14:paraId="6E19A1D0" w14:textId="00E31A61" w:rsidR="00935609" w:rsidRDefault="00000000">
            <w:pPr>
              <w:spacing w:before="60" w:after="60" w:line="312" w:lineRule="auto"/>
              <w:jc w:val="center"/>
              <w:rPr>
                <w:ins w:id="256" w:author="Ha Pham Thu (SI-DC)" w:date="2025-12-25T16:14:00Z"/>
                <w:b/>
                <w:sz w:val="16"/>
                <w:szCs w:val="16"/>
              </w:rPr>
            </w:pPr>
            <w:ins w:id="257" w:author="Ha Pham Thu (SI-DC)" w:date="2025-12-25T16:14:00Z">
              <w:del w:id="258" w:author="Trang Tran Thi Thu (EB-NHGD.GPKPVL)" w:date="2026-01-06T11:41:00Z">
                <w:r>
                  <w:rPr>
                    <w:b/>
                    <w:sz w:val="16"/>
                    <w:szCs w:val="16"/>
                  </w:rPr>
                  <w:delText>Số tiền chuyển</w:delText>
                </w:r>
              </w:del>
            </w:ins>
          </w:p>
          <w:p w14:paraId="6861AC82" w14:textId="7131F080" w:rsidR="00935609" w:rsidRDefault="00000000">
            <w:pPr>
              <w:spacing w:before="60" w:after="60" w:line="312" w:lineRule="auto"/>
              <w:jc w:val="center"/>
              <w:rPr>
                <w:ins w:id="259" w:author="Ha Pham Thu (SI-DC)" w:date="2025-12-25T16:14:00Z"/>
                <w:sz w:val="16"/>
                <w:szCs w:val="16"/>
              </w:rPr>
            </w:pPr>
            <w:commentRangeStart w:id="260"/>
            <w:ins w:id="261" w:author="Ha Pham Thu (SI-DC)" w:date="2025-12-25T16:14:00Z">
              <w:del w:id="262" w:author="Trang Tran Thi Thu (EB-NHGD.GPKPVL)" w:date="2026-01-06T11:41:00Z">
                <w:r>
                  <w:rPr>
                    <w:b/>
                    <w:color w:val="FF0000"/>
                    <w:sz w:val="16"/>
                    <w:szCs w:val="16"/>
                  </w:rPr>
                  <w:delText>(4</w:delText>
                </w:r>
              </w:del>
              <w:del w:id="263" w:author="Trang Tran Thi Thu (EB-NHGD.GPKPVL)" w:date="2025-12-31T15:35:00Z">
                <w:r>
                  <w:rPr>
                    <w:b/>
                    <w:color w:val="FF0000"/>
                    <w:sz w:val="16"/>
                    <w:szCs w:val="16"/>
                  </w:rPr>
                  <w:delText>4</w:delText>
                </w:r>
              </w:del>
              <w:del w:id="264" w:author="Trang Tran Thi Thu (EB-NHGD.GPKPVL)" w:date="2026-01-06T11:41:00Z">
                <w:r>
                  <w:rPr>
                    <w:b/>
                    <w:color w:val="FF0000"/>
                    <w:sz w:val="16"/>
                    <w:szCs w:val="16"/>
                  </w:rPr>
                  <w:delText>)</w:delText>
                </w:r>
              </w:del>
            </w:ins>
            <w:commentRangeEnd w:id="260"/>
            <w:r>
              <w:commentReference w:id="260"/>
            </w:r>
          </w:p>
        </w:tc>
        <w:tc>
          <w:tcPr>
            <w:tcW w:w="1680" w:type="dxa"/>
            <w:tcBorders>
              <w:top w:val="single" w:sz="4" w:space="0" w:color="auto"/>
              <w:left w:val="single" w:sz="4" w:space="0" w:color="auto"/>
              <w:bottom w:val="single" w:sz="4" w:space="0" w:color="auto"/>
              <w:right w:val="single" w:sz="4" w:space="0" w:color="auto"/>
            </w:tcBorders>
            <w:shd w:val="clear" w:color="auto" w:fill="DAEEF3" w:themeFill="accent5" w:themeFillTint="33"/>
          </w:tcPr>
          <w:p w14:paraId="0623F27D" w14:textId="06D36207" w:rsidR="00935609" w:rsidRDefault="00000000">
            <w:pPr>
              <w:spacing w:before="60" w:after="60" w:line="312" w:lineRule="auto"/>
              <w:jc w:val="center"/>
              <w:rPr>
                <w:ins w:id="265" w:author="Ha Pham Thu (SI-DC)" w:date="2025-12-25T16:14:00Z"/>
                <w:b/>
                <w:sz w:val="16"/>
                <w:szCs w:val="16"/>
              </w:rPr>
            </w:pPr>
            <w:ins w:id="266" w:author="Ha Pham Thu (SI-DC)" w:date="2025-12-25T16:14:00Z">
              <w:del w:id="267" w:author="Trang Tran Thi Thu (EB-NHGD.GPKPVL)" w:date="2026-01-06T11:41:00Z">
                <w:r>
                  <w:rPr>
                    <w:b/>
                    <w:sz w:val="16"/>
                    <w:szCs w:val="16"/>
                  </w:rPr>
                  <w:delText>Tên người</w:delText>
                </w:r>
              </w:del>
            </w:ins>
          </w:p>
          <w:p w14:paraId="2C1A512B" w14:textId="0193B25D" w:rsidR="00935609" w:rsidRDefault="00000000">
            <w:pPr>
              <w:spacing w:before="60" w:after="60" w:line="312" w:lineRule="auto"/>
              <w:jc w:val="center"/>
              <w:rPr>
                <w:ins w:id="268" w:author="Ha Pham Thu (SI-DC)" w:date="2025-12-25T16:14:00Z"/>
                <w:b/>
                <w:sz w:val="16"/>
                <w:szCs w:val="16"/>
              </w:rPr>
            </w:pPr>
            <w:ins w:id="269" w:author="Ha Pham Thu (SI-DC)" w:date="2025-12-25T16:14:00Z">
              <w:del w:id="270" w:author="Trang Tran Thi Thu (EB-NHGD.GPKPVL)" w:date="2026-01-06T11:41:00Z">
                <w:r>
                  <w:rPr>
                    <w:b/>
                    <w:sz w:val="16"/>
                    <w:szCs w:val="16"/>
                  </w:rPr>
                  <w:delText>thụ hưởng</w:delText>
                </w:r>
              </w:del>
            </w:ins>
          </w:p>
        </w:tc>
        <w:tc>
          <w:tcPr>
            <w:tcW w:w="1740" w:type="dxa"/>
            <w:tcBorders>
              <w:top w:val="single" w:sz="4" w:space="0" w:color="auto"/>
              <w:left w:val="single" w:sz="4" w:space="0" w:color="auto"/>
              <w:bottom w:val="single" w:sz="4" w:space="0" w:color="auto"/>
              <w:right w:val="single" w:sz="4" w:space="0" w:color="auto"/>
            </w:tcBorders>
            <w:shd w:val="clear" w:color="auto" w:fill="DAEEF3" w:themeFill="accent5" w:themeFillTint="33"/>
          </w:tcPr>
          <w:p w14:paraId="08A8BB76" w14:textId="7F50BE3F" w:rsidR="00935609" w:rsidRDefault="00000000">
            <w:pPr>
              <w:spacing w:before="60" w:after="60" w:line="312" w:lineRule="auto"/>
              <w:jc w:val="center"/>
              <w:rPr>
                <w:ins w:id="271" w:author="Ha Pham Thu (SI-DC)" w:date="2025-12-25T16:14:00Z"/>
                <w:sz w:val="16"/>
                <w:szCs w:val="16"/>
                <w:lang w:val="vi-VN"/>
              </w:rPr>
            </w:pPr>
            <w:ins w:id="272" w:author="Ha Pham Thu (SI-DC)" w:date="2025-12-25T16:14:00Z">
              <w:del w:id="273" w:author="Trang Tran Thi Thu (EB-NHGD.GPKPVL)" w:date="2026-01-06T11:41:00Z">
                <w:r>
                  <w:rPr>
                    <w:b/>
                    <w:sz w:val="16"/>
                    <w:szCs w:val="16"/>
                  </w:rPr>
                  <w:delText>Ngân hàng hưởng</w:delText>
                </w:r>
              </w:del>
            </w:ins>
          </w:p>
        </w:tc>
        <w:tc>
          <w:tcPr>
            <w:tcW w:w="1773" w:type="dxa"/>
            <w:tcBorders>
              <w:top w:val="single" w:sz="4" w:space="0" w:color="auto"/>
              <w:left w:val="single" w:sz="4" w:space="0" w:color="auto"/>
              <w:bottom w:val="single" w:sz="4" w:space="0" w:color="auto"/>
              <w:right w:val="single" w:sz="4" w:space="0" w:color="auto"/>
            </w:tcBorders>
            <w:shd w:val="clear" w:color="auto" w:fill="DAEEF3" w:themeFill="accent5" w:themeFillTint="33"/>
          </w:tcPr>
          <w:p w14:paraId="4C2C535E" w14:textId="1DDA75DC" w:rsidR="00935609" w:rsidRDefault="00000000">
            <w:pPr>
              <w:spacing w:before="60" w:after="60" w:line="312" w:lineRule="auto"/>
              <w:jc w:val="center"/>
              <w:rPr>
                <w:ins w:id="274" w:author="Ha Pham Thu (SI-DC)" w:date="2025-12-25T16:14:00Z"/>
                <w:sz w:val="16"/>
                <w:szCs w:val="16"/>
              </w:rPr>
            </w:pPr>
            <w:ins w:id="275" w:author="Ha Pham Thu (SI-DC)" w:date="2025-12-25T16:14:00Z">
              <w:del w:id="276" w:author="Trang Tran Thi Thu (EB-NHGD.GPKPVL)" w:date="2026-01-06T11:41:00Z">
                <w:r>
                  <w:rPr>
                    <w:b/>
                    <w:sz w:val="16"/>
                    <w:szCs w:val="16"/>
                  </w:rPr>
                  <w:delText>Số tài khoản thụ hưởng</w:delText>
                </w:r>
              </w:del>
            </w:ins>
          </w:p>
        </w:tc>
        <w:tc>
          <w:tcPr>
            <w:tcW w:w="1629" w:type="dxa"/>
            <w:tcBorders>
              <w:top w:val="single" w:sz="4" w:space="0" w:color="auto"/>
              <w:left w:val="single" w:sz="4" w:space="0" w:color="auto"/>
              <w:bottom w:val="single" w:sz="4" w:space="0" w:color="auto"/>
              <w:right w:val="single" w:sz="4" w:space="0" w:color="000000"/>
            </w:tcBorders>
            <w:shd w:val="clear" w:color="auto" w:fill="DAEEF3" w:themeFill="accent5" w:themeFillTint="33"/>
          </w:tcPr>
          <w:p w14:paraId="5B870B26" w14:textId="477A6587" w:rsidR="00935609" w:rsidRDefault="00000000">
            <w:pPr>
              <w:spacing w:before="60" w:after="60" w:line="312" w:lineRule="auto"/>
              <w:jc w:val="center"/>
              <w:rPr>
                <w:ins w:id="277" w:author="Ha Pham Thu (SI-DC)" w:date="2025-12-25T16:14:00Z"/>
                <w:sz w:val="16"/>
                <w:szCs w:val="16"/>
              </w:rPr>
            </w:pPr>
            <w:ins w:id="278" w:author="Ha Pham Thu (SI-DC)" w:date="2025-12-25T16:14:00Z">
              <w:del w:id="279" w:author="Trang Tran Thi Thu (EB-NHGD.GPKPVL)" w:date="2026-01-06T11:41:00Z">
                <w:r>
                  <w:rPr>
                    <w:b/>
                    <w:sz w:val="16"/>
                    <w:szCs w:val="16"/>
                  </w:rPr>
                  <w:delText>Nội dung thanh toán</w:delText>
                </w:r>
              </w:del>
            </w:ins>
          </w:p>
        </w:tc>
        <w:tc>
          <w:tcPr>
            <w:tcW w:w="1134" w:type="dxa"/>
            <w:tcBorders>
              <w:top w:val="single" w:sz="4" w:space="0" w:color="auto"/>
              <w:left w:val="single" w:sz="4" w:space="0" w:color="auto"/>
              <w:bottom w:val="single" w:sz="4" w:space="0" w:color="auto"/>
              <w:right w:val="single" w:sz="4" w:space="0" w:color="000000"/>
            </w:tcBorders>
            <w:shd w:val="clear" w:color="auto" w:fill="DAEEF3" w:themeFill="accent5" w:themeFillTint="33"/>
          </w:tcPr>
          <w:p w14:paraId="66C38E03" w14:textId="341D7490" w:rsidR="00935609" w:rsidRDefault="00000000">
            <w:pPr>
              <w:spacing w:before="60" w:after="60" w:line="312" w:lineRule="auto"/>
              <w:jc w:val="center"/>
              <w:rPr>
                <w:ins w:id="280" w:author="Ha Pham Thu (SI-DC)" w:date="2025-12-25T16:14:00Z"/>
                <w:b/>
                <w:bCs/>
                <w:sz w:val="16"/>
                <w:szCs w:val="16"/>
              </w:rPr>
            </w:pPr>
            <w:ins w:id="281" w:author="Ha Pham Thu (SI-DC)" w:date="2025-12-25T16:14:00Z">
              <w:del w:id="282" w:author="Trang Tran Thi Thu (EB-NHGD.GPKPVL)" w:date="2026-01-06T11:41:00Z">
                <w:r>
                  <w:rPr>
                    <w:b/>
                    <w:sz w:val="16"/>
                    <w:szCs w:val="16"/>
                  </w:rPr>
                  <w:delText>Người chịu phí (nếu có)</w:delText>
                </w:r>
              </w:del>
            </w:ins>
          </w:p>
        </w:tc>
      </w:tr>
      <w:tr w:rsidR="00935609" w14:paraId="5884F627" w14:textId="77777777">
        <w:trPr>
          <w:trHeight w:val="54"/>
          <w:ins w:id="283" w:author="Ha Pham Thu (SI-DC)" w:date="2025-12-25T16:14:00Z"/>
        </w:trPr>
        <w:tc>
          <w:tcPr>
            <w:tcW w:w="57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F33D680" w14:textId="115812C1" w:rsidR="00935609" w:rsidRDefault="00000000">
            <w:pPr>
              <w:spacing w:before="60" w:after="60" w:line="312" w:lineRule="auto"/>
              <w:jc w:val="center"/>
              <w:rPr>
                <w:ins w:id="284" w:author="Ha Pham Thu (SI-DC)" w:date="2025-12-25T16:14:00Z"/>
                <w:sz w:val="16"/>
                <w:szCs w:val="16"/>
              </w:rPr>
            </w:pPr>
            <w:ins w:id="285" w:author="Ha Pham Thu (SI-DC)" w:date="2025-12-25T16:14:00Z">
              <w:del w:id="286" w:author="Trang Tran Thi Thu (EB-NHGD.GPKPVL)" w:date="2026-01-06T11:41:00Z">
                <w:r>
                  <w:rPr>
                    <w:sz w:val="16"/>
                    <w:szCs w:val="16"/>
                  </w:rPr>
                  <w:delText>1</w:delText>
                </w:r>
              </w:del>
            </w:ins>
          </w:p>
        </w:tc>
        <w:tc>
          <w:tcPr>
            <w:tcW w:w="1687" w:type="dxa"/>
            <w:tcBorders>
              <w:top w:val="single" w:sz="4" w:space="0" w:color="auto"/>
              <w:left w:val="single" w:sz="4" w:space="0" w:color="auto"/>
              <w:bottom w:val="single" w:sz="4" w:space="0" w:color="auto"/>
              <w:right w:val="single" w:sz="4" w:space="0" w:color="auto"/>
            </w:tcBorders>
            <w:vAlign w:val="center"/>
          </w:tcPr>
          <w:p w14:paraId="32B8F219" w14:textId="7CF2F364" w:rsidR="00935609" w:rsidRDefault="00000000">
            <w:pPr>
              <w:spacing w:before="60" w:after="60" w:line="312" w:lineRule="auto"/>
              <w:jc w:val="center"/>
              <w:rPr>
                <w:ins w:id="287" w:author="Ha Pham Thu (SI-DC)" w:date="2025-12-25T16:14:00Z"/>
                <w:color w:val="000000"/>
                <w:sz w:val="16"/>
                <w:szCs w:val="16"/>
              </w:rPr>
            </w:pPr>
            <w:ins w:id="288" w:author="Ha Pham Thu (SI-DC)" w:date="2025-12-25T16:14:00Z">
              <w:del w:id="289" w:author="Trang Tran Thi Thu (EB-NHGD.GPKPVL)" w:date="2026-01-06T11:41:00Z">
                <w:r>
                  <w:rPr>
                    <w:color w:val="000000"/>
                    <w:sz w:val="16"/>
                    <w:szCs w:val="16"/>
                  </w:rPr>
                  <w:delText>………</w:delText>
                </w:r>
              </w:del>
            </w:ins>
            <w:ins w:id="290" w:author="Ha Pham Thu (SI-DC)" w:date="2025-12-25T16:18:00Z">
              <w:del w:id="291" w:author="Trang Tran Thi Thu (EB-NHGD.GPKPVL)" w:date="2026-01-06T11:41:00Z">
                <w:r>
                  <w:rPr>
                    <w:color w:val="000000"/>
                    <w:sz w:val="16"/>
                    <w:szCs w:val="16"/>
                  </w:rPr>
                  <w:delText>(4</w:delText>
                </w:r>
              </w:del>
              <w:del w:id="292" w:author="Trang Tran Thi Thu (EB-NHGD.GPKPVL)" w:date="2025-12-31T15:35:00Z">
                <w:r>
                  <w:rPr>
                    <w:color w:val="000000"/>
                    <w:sz w:val="16"/>
                    <w:szCs w:val="16"/>
                  </w:rPr>
                  <w:delText>5</w:delText>
                </w:r>
              </w:del>
              <w:del w:id="293" w:author="Trang Tran Thi Thu (EB-NHGD.GPKPVL)" w:date="2026-01-06T11:41:00Z">
                <w:r>
                  <w:rPr>
                    <w:color w:val="000000"/>
                    <w:sz w:val="16"/>
                    <w:szCs w:val="16"/>
                  </w:rPr>
                  <w:delText>)</w:delText>
                </w:r>
              </w:del>
            </w:ins>
            <w:ins w:id="294" w:author="Ha Pham Thu (SI-DC)" w:date="2025-12-25T16:14:00Z">
              <w:del w:id="295" w:author="Trang Tran Thi Thu (EB-NHGD.GPKPVL)" w:date="2026-01-06T11:41:00Z">
                <w:r>
                  <w:rPr>
                    <w:color w:val="000000"/>
                    <w:sz w:val="16"/>
                    <w:szCs w:val="16"/>
                  </w:rPr>
                  <w:delText>………</w:delText>
                </w:r>
                <w:commentRangeStart w:id="296"/>
                <w:r>
                  <w:rPr>
                    <w:color w:val="FF0000"/>
                    <w:sz w:val="16"/>
                    <w:szCs w:val="16"/>
                    <w:rPrChange w:id="297" w:author="Ha Pham Thu (SI-DC)" w:date="2025-12-25T16:34:00Z">
                      <w:rPr>
                        <w:color w:val="000000"/>
                        <w:sz w:val="16"/>
                        <w:szCs w:val="16"/>
                      </w:rPr>
                    </w:rPrChange>
                  </w:rPr>
                  <w:delText>(*)</w:delText>
                </w:r>
              </w:del>
            </w:ins>
            <w:commentRangeEnd w:id="296"/>
            <w:r>
              <w:commentReference w:id="296"/>
            </w:r>
          </w:p>
        </w:tc>
        <w:tc>
          <w:tcPr>
            <w:tcW w:w="1680" w:type="dxa"/>
            <w:tcBorders>
              <w:top w:val="single" w:sz="4" w:space="0" w:color="auto"/>
              <w:left w:val="single" w:sz="4" w:space="0" w:color="auto"/>
              <w:bottom w:val="single" w:sz="4" w:space="0" w:color="auto"/>
              <w:right w:val="single" w:sz="4" w:space="0" w:color="auto"/>
            </w:tcBorders>
            <w:vAlign w:val="center"/>
          </w:tcPr>
          <w:p w14:paraId="7C2C7DD3" w14:textId="6DB74CA1" w:rsidR="00935609" w:rsidRDefault="00000000">
            <w:pPr>
              <w:spacing w:before="60" w:after="60" w:line="312" w:lineRule="auto"/>
              <w:jc w:val="center"/>
              <w:rPr>
                <w:ins w:id="298" w:author="Ha Pham Thu (SI-DC)" w:date="2025-12-25T16:14:00Z"/>
                <w:sz w:val="16"/>
                <w:szCs w:val="16"/>
              </w:rPr>
            </w:pPr>
            <w:ins w:id="299" w:author="Ha Pham Thu (SI-DC)" w:date="2025-12-25T16:18:00Z">
              <w:del w:id="300" w:author="Trang Tran Thi Thu (EB-NHGD.GPKPVL)" w:date="2026-01-06T11:41:00Z">
                <w:r>
                  <w:rPr>
                    <w:sz w:val="16"/>
                    <w:szCs w:val="16"/>
                  </w:rPr>
                  <w:delText>(4</w:delText>
                </w:r>
              </w:del>
              <w:del w:id="301" w:author="Trang Tran Thi Thu (EB-NHGD.GPKPVL)" w:date="2025-12-31T15:35:00Z">
                <w:r>
                  <w:rPr>
                    <w:sz w:val="16"/>
                    <w:szCs w:val="16"/>
                  </w:rPr>
                  <w:delText>6</w:delText>
                </w:r>
              </w:del>
              <w:del w:id="302" w:author="Trang Tran Thi Thu (EB-NHGD.GPKPVL)" w:date="2026-01-06T11:41:00Z">
                <w:r>
                  <w:rPr>
                    <w:sz w:val="16"/>
                    <w:szCs w:val="16"/>
                  </w:rPr>
                  <w:delText>)</w:delText>
                </w:r>
              </w:del>
            </w:ins>
          </w:p>
        </w:tc>
        <w:tc>
          <w:tcPr>
            <w:tcW w:w="1740" w:type="dxa"/>
            <w:tcBorders>
              <w:top w:val="single" w:sz="4" w:space="0" w:color="auto"/>
              <w:left w:val="single" w:sz="4" w:space="0" w:color="auto"/>
              <w:bottom w:val="single" w:sz="4" w:space="0" w:color="auto"/>
              <w:right w:val="single" w:sz="4" w:space="0" w:color="auto"/>
            </w:tcBorders>
            <w:vAlign w:val="center"/>
          </w:tcPr>
          <w:p w14:paraId="51E3F233" w14:textId="445AC8FD" w:rsidR="00935609" w:rsidRDefault="00000000">
            <w:pPr>
              <w:spacing w:before="60" w:after="60" w:line="312" w:lineRule="auto"/>
              <w:jc w:val="center"/>
              <w:rPr>
                <w:ins w:id="303" w:author="Ha Pham Thu (SI-DC)" w:date="2025-12-25T16:14:00Z"/>
                <w:sz w:val="16"/>
                <w:szCs w:val="16"/>
              </w:rPr>
            </w:pPr>
            <w:ins w:id="304" w:author="Ha Pham Thu (SI-DC)" w:date="2025-12-25T16:18:00Z">
              <w:del w:id="305" w:author="Trang Tran Thi Thu (EB-NHGD.GPKPVL)" w:date="2026-01-06T11:41:00Z">
                <w:r>
                  <w:rPr>
                    <w:sz w:val="16"/>
                    <w:szCs w:val="16"/>
                  </w:rPr>
                  <w:delText>(4</w:delText>
                </w:r>
              </w:del>
              <w:del w:id="306" w:author="Trang Tran Thi Thu (EB-NHGD.GPKPVL)" w:date="2025-12-31T15:35:00Z">
                <w:r>
                  <w:rPr>
                    <w:sz w:val="16"/>
                    <w:szCs w:val="16"/>
                  </w:rPr>
                  <w:delText>7</w:delText>
                </w:r>
              </w:del>
              <w:del w:id="307" w:author="Trang Tran Thi Thu (EB-NHGD.GPKPVL)" w:date="2026-01-06T11:41:00Z">
                <w:r>
                  <w:rPr>
                    <w:sz w:val="16"/>
                    <w:szCs w:val="16"/>
                  </w:rPr>
                  <w:delText>)</w:delText>
                </w:r>
              </w:del>
            </w:ins>
          </w:p>
        </w:tc>
        <w:tc>
          <w:tcPr>
            <w:tcW w:w="177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0CF73C2" w14:textId="0B0A7744" w:rsidR="00935609" w:rsidRDefault="00000000">
            <w:pPr>
              <w:spacing w:before="60" w:after="60" w:line="312" w:lineRule="auto"/>
              <w:jc w:val="center"/>
              <w:rPr>
                <w:ins w:id="308" w:author="Ha Pham Thu (SI-DC)" w:date="2025-12-25T16:14:00Z"/>
                <w:sz w:val="16"/>
                <w:szCs w:val="16"/>
              </w:rPr>
            </w:pPr>
            <w:ins w:id="309" w:author="Ha Pham Thu (SI-DC)" w:date="2025-12-25T16:18:00Z">
              <w:del w:id="310" w:author="Trang Tran Thi Thu (EB-NHGD.GPKPVL)" w:date="2026-01-06T11:41:00Z">
                <w:r>
                  <w:rPr>
                    <w:sz w:val="16"/>
                    <w:szCs w:val="16"/>
                  </w:rPr>
                  <w:delText>(4</w:delText>
                </w:r>
              </w:del>
              <w:del w:id="311" w:author="Trang Tran Thi Thu (EB-NHGD.GPKPVL)" w:date="2025-12-31T15:35:00Z">
                <w:r>
                  <w:rPr>
                    <w:sz w:val="16"/>
                    <w:szCs w:val="16"/>
                  </w:rPr>
                  <w:delText>8</w:delText>
                </w:r>
              </w:del>
              <w:del w:id="312" w:author="Trang Tran Thi Thu (EB-NHGD.GPKPVL)" w:date="2026-01-06T11:41:00Z">
                <w:r>
                  <w:rPr>
                    <w:sz w:val="16"/>
                    <w:szCs w:val="16"/>
                  </w:rPr>
                  <w:delText>)</w:delText>
                </w:r>
              </w:del>
            </w:ins>
          </w:p>
        </w:tc>
        <w:tc>
          <w:tcPr>
            <w:tcW w:w="1629" w:type="dxa"/>
            <w:tcBorders>
              <w:top w:val="single" w:sz="4" w:space="0" w:color="auto"/>
              <w:left w:val="single" w:sz="4" w:space="0" w:color="auto"/>
              <w:bottom w:val="single" w:sz="4" w:space="0" w:color="auto"/>
              <w:right w:val="single" w:sz="4" w:space="0" w:color="000000"/>
            </w:tcBorders>
            <w:vAlign w:val="center"/>
          </w:tcPr>
          <w:p w14:paraId="21989C2A" w14:textId="2AA74541" w:rsidR="00935609" w:rsidRDefault="00000000">
            <w:pPr>
              <w:spacing w:before="60" w:after="60" w:line="312" w:lineRule="auto"/>
              <w:rPr>
                <w:ins w:id="313" w:author="Ha Pham Thu (SI-DC)" w:date="2025-12-25T16:14:00Z"/>
                <w:sz w:val="16"/>
                <w:szCs w:val="16"/>
              </w:rPr>
            </w:pPr>
            <w:ins w:id="314" w:author="Ha Pham Thu (SI-DC)" w:date="2025-12-25T16:18:00Z">
              <w:del w:id="315" w:author="Trang Tran Thi Thu (EB-NHGD.GPKPVL)" w:date="2026-01-06T11:41:00Z">
                <w:r>
                  <w:rPr>
                    <w:sz w:val="16"/>
                    <w:szCs w:val="16"/>
                  </w:rPr>
                  <w:delText xml:space="preserve">              (4</w:delText>
                </w:r>
              </w:del>
              <w:del w:id="316" w:author="Trang Tran Thi Thu (EB-NHGD.GPKPVL)" w:date="2025-12-31T15:35:00Z">
                <w:r>
                  <w:rPr>
                    <w:sz w:val="16"/>
                    <w:szCs w:val="16"/>
                  </w:rPr>
                  <w:delText>9</w:delText>
                </w:r>
              </w:del>
              <w:del w:id="317" w:author="Trang Tran Thi Thu (EB-NHGD.GPKPVL)" w:date="2026-01-06T11:41:00Z">
                <w:r>
                  <w:rPr>
                    <w:sz w:val="16"/>
                    <w:szCs w:val="16"/>
                  </w:rPr>
                  <w:delText>)</w:delText>
                </w:r>
              </w:del>
            </w:ins>
          </w:p>
        </w:tc>
        <w:tc>
          <w:tcPr>
            <w:tcW w:w="1134" w:type="dxa"/>
            <w:tcBorders>
              <w:top w:val="single" w:sz="4" w:space="0" w:color="auto"/>
              <w:left w:val="single" w:sz="4" w:space="0" w:color="auto"/>
              <w:bottom w:val="single" w:sz="4" w:space="0" w:color="auto"/>
              <w:right w:val="single" w:sz="4" w:space="0" w:color="000000"/>
            </w:tcBorders>
            <w:vAlign w:val="center"/>
          </w:tcPr>
          <w:p w14:paraId="76ABC40E" w14:textId="25BC103A" w:rsidR="00935609" w:rsidRDefault="00000000">
            <w:pPr>
              <w:spacing w:before="60" w:after="60" w:line="312" w:lineRule="auto"/>
              <w:jc w:val="center"/>
              <w:rPr>
                <w:ins w:id="318" w:author="Ha Pham Thu (SI-DC)" w:date="2025-12-25T16:14:00Z"/>
                <w:sz w:val="16"/>
                <w:szCs w:val="16"/>
              </w:rPr>
            </w:pPr>
            <w:ins w:id="319" w:author="Ha Pham Thu (SI-DC)" w:date="2025-12-25T16:18:00Z">
              <w:del w:id="320" w:author="Trang Tran Thi Thu (EB-NHGD.GPKPVL)" w:date="2026-01-06T11:41:00Z">
                <w:r>
                  <w:rPr>
                    <w:sz w:val="16"/>
                    <w:szCs w:val="16"/>
                  </w:rPr>
                  <w:delText>(</w:delText>
                </w:r>
              </w:del>
              <w:del w:id="321" w:author="Trang Tran Thi Thu (EB-NHGD.GPKPVL)" w:date="2025-12-31T15:35:00Z">
                <w:r>
                  <w:rPr>
                    <w:sz w:val="16"/>
                    <w:szCs w:val="16"/>
                  </w:rPr>
                  <w:delText>50</w:delText>
                </w:r>
              </w:del>
              <w:del w:id="322" w:author="Trang Tran Thi Thu (EB-NHGD.GPKPVL)" w:date="2026-01-06T11:41:00Z">
                <w:r>
                  <w:rPr>
                    <w:sz w:val="16"/>
                    <w:szCs w:val="16"/>
                  </w:rPr>
                  <w:delText>)</w:delText>
                </w:r>
              </w:del>
            </w:ins>
          </w:p>
        </w:tc>
      </w:tr>
      <w:tr w:rsidR="00935609" w14:paraId="7FE42E46" w14:textId="77777777">
        <w:trPr>
          <w:trHeight w:val="402"/>
          <w:ins w:id="323" w:author="Ha Pham Thu (SI-DC)" w:date="2025-12-25T16:14:00Z"/>
        </w:trPr>
        <w:tc>
          <w:tcPr>
            <w:tcW w:w="57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6E63586" w14:textId="7DFFB65D" w:rsidR="00935609" w:rsidRDefault="00000000">
            <w:pPr>
              <w:spacing w:before="60" w:after="60" w:line="312" w:lineRule="auto"/>
              <w:jc w:val="center"/>
              <w:rPr>
                <w:ins w:id="324" w:author="Ha Pham Thu (SI-DC)" w:date="2025-12-25T16:14:00Z"/>
                <w:sz w:val="16"/>
                <w:szCs w:val="16"/>
              </w:rPr>
            </w:pPr>
            <w:ins w:id="325" w:author="Ha Pham Thu (SI-DC)" w:date="2025-12-25T16:14:00Z">
              <w:del w:id="326" w:author="Trang Tran Thi Thu (EB-NHGD.GPKPVL)" w:date="2026-01-06T11:41:00Z">
                <w:r>
                  <w:rPr>
                    <w:sz w:val="16"/>
                    <w:szCs w:val="16"/>
                  </w:rPr>
                  <w:delText>2</w:delText>
                </w:r>
              </w:del>
            </w:ins>
          </w:p>
        </w:tc>
        <w:tc>
          <w:tcPr>
            <w:tcW w:w="1687" w:type="dxa"/>
            <w:tcBorders>
              <w:top w:val="single" w:sz="4" w:space="0" w:color="auto"/>
              <w:left w:val="single" w:sz="4" w:space="0" w:color="auto"/>
              <w:bottom w:val="single" w:sz="4" w:space="0" w:color="auto"/>
              <w:right w:val="single" w:sz="4" w:space="0" w:color="auto"/>
            </w:tcBorders>
            <w:vAlign w:val="center"/>
          </w:tcPr>
          <w:p w14:paraId="28A055CF" w14:textId="75F544EE" w:rsidR="00935609" w:rsidRDefault="00000000">
            <w:pPr>
              <w:spacing w:before="60" w:after="60" w:line="312" w:lineRule="auto"/>
              <w:jc w:val="center"/>
              <w:rPr>
                <w:ins w:id="327" w:author="Ha Pham Thu (SI-DC)" w:date="2025-12-25T16:14:00Z"/>
                <w:sz w:val="16"/>
                <w:szCs w:val="16"/>
              </w:rPr>
            </w:pPr>
            <w:ins w:id="328" w:author="Ha Pham Thu (SI-DC)" w:date="2025-12-25T16:14:00Z">
              <w:del w:id="329" w:author="Trang Tran Thi Thu (EB-NHGD.GPKPVL)" w:date="2026-01-06T11:41:00Z">
                <w:r>
                  <w:rPr>
                    <w:color w:val="000000"/>
                    <w:sz w:val="16"/>
                    <w:szCs w:val="16"/>
                  </w:rPr>
                  <w:delText>………………………</w:delText>
                </w:r>
              </w:del>
            </w:ins>
          </w:p>
        </w:tc>
        <w:tc>
          <w:tcPr>
            <w:tcW w:w="1680" w:type="dxa"/>
            <w:tcBorders>
              <w:top w:val="single" w:sz="4" w:space="0" w:color="auto"/>
              <w:left w:val="single" w:sz="4" w:space="0" w:color="auto"/>
              <w:bottom w:val="single" w:sz="4" w:space="0" w:color="auto"/>
              <w:right w:val="single" w:sz="4" w:space="0" w:color="auto"/>
            </w:tcBorders>
            <w:vAlign w:val="center"/>
          </w:tcPr>
          <w:p w14:paraId="2A08B0E8" w14:textId="5D625E4A" w:rsidR="00935609" w:rsidRDefault="00935609">
            <w:pPr>
              <w:spacing w:before="60" w:after="60" w:line="312" w:lineRule="auto"/>
              <w:jc w:val="center"/>
              <w:rPr>
                <w:ins w:id="330" w:author="Ha Pham Thu (SI-DC)" w:date="2025-12-25T16:14:00Z"/>
                <w:sz w:val="16"/>
                <w:szCs w:val="16"/>
              </w:rPr>
            </w:pPr>
          </w:p>
        </w:tc>
        <w:tc>
          <w:tcPr>
            <w:tcW w:w="1740" w:type="dxa"/>
            <w:tcBorders>
              <w:top w:val="single" w:sz="4" w:space="0" w:color="auto"/>
              <w:left w:val="single" w:sz="4" w:space="0" w:color="auto"/>
              <w:bottom w:val="single" w:sz="4" w:space="0" w:color="auto"/>
              <w:right w:val="single" w:sz="4" w:space="0" w:color="auto"/>
            </w:tcBorders>
            <w:vAlign w:val="center"/>
          </w:tcPr>
          <w:p w14:paraId="2A776B6E" w14:textId="21C8123A" w:rsidR="00935609" w:rsidRDefault="00935609">
            <w:pPr>
              <w:spacing w:before="60" w:after="60" w:line="312" w:lineRule="auto"/>
              <w:jc w:val="center"/>
              <w:rPr>
                <w:ins w:id="331" w:author="Ha Pham Thu (SI-DC)" w:date="2025-12-25T16:14:00Z"/>
                <w:sz w:val="16"/>
                <w:szCs w:val="16"/>
              </w:rPr>
            </w:pPr>
          </w:p>
        </w:tc>
        <w:tc>
          <w:tcPr>
            <w:tcW w:w="177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26128D0" w14:textId="137010A4" w:rsidR="00935609" w:rsidRDefault="00935609">
            <w:pPr>
              <w:spacing w:before="60" w:after="60" w:line="312" w:lineRule="auto"/>
              <w:jc w:val="center"/>
              <w:rPr>
                <w:ins w:id="332" w:author="Ha Pham Thu (SI-DC)" w:date="2025-12-25T16:14:00Z"/>
                <w:sz w:val="16"/>
                <w:szCs w:val="16"/>
              </w:rPr>
            </w:pPr>
          </w:p>
        </w:tc>
        <w:tc>
          <w:tcPr>
            <w:tcW w:w="1629" w:type="dxa"/>
            <w:tcBorders>
              <w:top w:val="single" w:sz="4" w:space="0" w:color="auto"/>
              <w:left w:val="single" w:sz="4" w:space="0" w:color="auto"/>
              <w:bottom w:val="single" w:sz="4" w:space="0" w:color="auto"/>
              <w:right w:val="single" w:sz="4" w:space="0" w:color="000000"/>
            </w:tcBorders>
            <w:vAlign w:val="center"/>
          </w:tcPr>
          <w:p w14:paraId="246782D7" w14:textId="4D3B27B0" w:rsidR="00935609" w:rsidRDefault="00935609">
            <w:pPr>
              <w:spacing w:before="60" w:after="60" w:line="312" w:lineRule="auto"/>
              <w:rPr>
                <w:ins w:id="333" w:author="Ha Pham Thu (SI-DC)" w:date="2025-12-25T16:14:00Z"/>
                <w:sz w:val="16"/>
                <w:szCs w:val="16"/>
              </w:rPr>
            </w:pPr>
          </w:p>
        </w:tc>
        <w:tc>
          <w:tcPr>
            <w:tcW w:w="1134" w:type="dxa"/>
            <w:tcBorders>
              <w:top w:val="single" w:sz="4" w:space="0" w:color="auto"/>
              <w:left w:val="single" w:sz="4" w:space="0" w:color="auto"/>
              <w:bottom w:val="single" w:sz="4" w:space="0" w:color="auto"/>
              <w:right w:val="single" w:sz="4" w:space="0" w:color="000000"/>
            </w:tcBorders>
            <w:vAlign w:val="center"/>
          </w:tcPr>
          <w:p w14:paraId="32132C53" w14:textId="716E690B" w:rsidR="00935609" w:rsidRDefault="00935609">
            <w:pPr>
              <w:spacing w:before="60" w:after="60" w:line="312" w:lineRule="auto"/>
              <w:jc w:val="center"/>
              <w:rPr>
                <w:ins w:id="334" w:author="Ha Pham Thu (SI-DC)" w:date="2025-12-25T16:14:00Z"/>
                <w:sz w:val="16"/>
                <w:szCs w:val="16"/>
              </w:rPr>
            </w:pPr>
          </w:p>
        </w:tc>
      </w:tr>
      <w:tr w:rsidR="00935609" w14:paraId="6FD03A26" w14:textId="77777777">
        <w:trPr>
          <w:trHeight w:val="402"/>
          <w:ins w:id="335" w:author="Ha Pham Thu (SI-DC)" w:date="2025-12-25T16:14:00Z"/>
        </w:trPr>
        <w:tc>
          <w:tcPr>
            <w:tcW w:w="57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1884A07" w14:textId="6C1666EA" w:rsidR="00935609" w:rsidRDefault="00000000">
            <w:pPr>
              <w:spacing w:before="60" w:after="60" w:line="312" w:lineRule="auto"/>
              <w:jc w:val="center"/>
              <w:rPr>
                <w:ins w:id="336" w:author="Ha Pham Thu (SI-DC)" w:date="2025-12-25T16:14:00Z"/>
                <w:sz w:val="16"/>
                <w:szCs w:val="16"/>
              </w:rPr>
            </w:pPr>
            <w:ins w:id="337" w:author="Ha Pham Thu (SI-DC)" w:date="2025-12-25T16:14:00Z">
              <w:del w:id="338" w:author="Trang Tran Thi Thu (EB-NHGD.GPKPVL)" w:date="2026-01-06T11:41:00Z">
                <w:r>
                  <w:rPr>
                    <w:sz w:val="16"/>
                    <w:szCs w:val="16"/>
                  </w:rPr>
                  <w:delText>3</w:delText>
                </w:r>
              </w:del>
            </w:ins>
          </w:p>
        </w:tc>
        <w:tc>
          <w:tcPr>
            <w:tcW w:w="1687" w:type="dxa"/>
            <w:tcBorders>
              <w:top w:val="single" w:sz="4" w:space="0" w:color="auto"/>
              <w:left w:val="single" w:sz="4" w:space="0" w:color="auto"/>
              <w:bottom w:val="single" w:sz="4" w:space="0" w:color="auto"/>
              <w:right w:val="single" w:sz="4" w:space="0" w:color="auto"/>
            </w:tcBorders>
            <w:vAlign w:val="center"/>
          </w:tcPr>
          <w:p w14:paraId="648C91C2" w14:textId="1AE49B2F" w:rsidR="00935609" w:rsidRDefault="00000000">
            <w:pPr>
              <w:spacing w:before="60" w:after="60" w:line="312" w:lineRule="auto"/>
              <w:jc w:val="center"/>
              <w:rPr>
                <w:ins w:id="339" w:author="Ha Pham Thu (SI-DC)" w:date="2025-12-25T16:14:00Z"/>
                <w:sz w:val="16"/>
                <w:szCs w:val="16"/>
              </w:rPr>
            </w:pPr>
            <w:ins w:id="340" w:author="Ha Pham Thu (SI-DC)" w:date="2025-12-25T16:14:00Z">
              <w:del w:id="341" w:author="Trang Tran Thi Thu (EB-NHGD.GPKPVL)" w:date="2026-01-06T11:41:00Z">
                <w:r>
                  <w:rPr>
                    <w:color w:val="000000"/>
                    <w:sz w:val="16"/>
                    <w:szCs w:val="16"/>
                  </w:rPr>
                  <w:delText>………………………</w:delText>
                </w:r>
              </w:del>
            </w:ins>
          </w:p>
        </w:tc>
        <w:tc>
          <w:tcPr>
            <w:tcW w:w="1680" w:type="dxa"/>
            <w:tcBorders>
              <w:top w:val="single" w:sz="4" w:space="0" w:color="auto"/>
              <w:left w:val="single" w:sz="4" w:space="0" w:color="auto"/>
              <w:bottom w:val="single" w:sz="4" w:space="0" w:color="auto"/>
              <w:right w:val="single" w:sz="4" w:space="0" w:color="auto"/>
            </w:tcBorders>
            <w:vAlign w:val="center"/>
          </w:tcPr>
          <w:p w14:paraId="7FC0A78D" w14:textId="4F220FB9" w:rsidR="00935609" w:rsidRDefault="00935609">
            <w:pPr>
              <w:spacing w:before="60" w:after="60" w:line="312" w:lineRule="auto"/>
              <w:jc w:val="center"/>
              <w:rPr>
                <w:ins w:id="342" w:author="Ha Pham Thu (SI-DC)" w:date="2025-12-25T16:14:00Z"/>
                <w:sz w:val="16"/>
                <w:szCs w:val="16"/>
              </w:rPr>
            </w:pPr>
          </w:p>
        </w:tc>
        <w:tc>
          <w:tcPr>
            <w:tcW w:w="1740" w:type="dxa"/>
            <w:tcBorders>
              <w:top w:val="single" w:sz="4" w:space="0" w:color="auto"/>
              <w:left w:val="single" w:sz="4" w:space="0" w:color="auto"/>
              <w:bottom w:val="single" w:sz="4" w:space="0" w:color="auto"/>
              <w:right w:val="single" w:sz="4" w:space="0" w:color="auto"/>
            </w:tcBorders>
            <w:vAlign w:val="center"/>
          </w:tcPr>
          <w:p w14:paraId="1CE8BCFE" w14:textId="68C20824" w:rsidR="00935609" w:rsidRDefault="00935609">
            <w:pPr>
              <w:spacing w:before="60" w:after="60" w:line="312" w:lineRule="auto"/>
              <w:jc w:val="center"/>
              <w:rPr>
                <w:ins w:id="343" w:author="Ha Pham Thu (SI-DC)" w:date="2025-12-25T16:14:00Z"/>
                <w:sz w:val="16"/>
                <w:szCs w:val="16"/>
              </w:rPr>
            </w:pPr>
          </w:p>
        </w:tc>
        <w:tc>
          <w:tcPr>
            <w:tcW w:w="177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7A71DFD" w14:textId="76BF4868" w:rsidR="00935609" w:rsidRDefault="00935609">
            <w:pPr>
              <w:spacing w:before="60" w:after="60" w:line="312" w:lineRule="auto"/>
              <w:jc w:val="center"/>
              <w:rPr>
                <w:ins w:id="344" w:author="Ha Pham Thu (SI-DC)" w:date="2025-12-25T16:14:00Z"/>
                <w:sz w:val="16"/>
                <w:szCs w:val="16"/>
              </w:rPr>
            </w:pPr>
          </w:p>
        </w:tc>
        <w:tc>
          <w:tcPr>
            <w:tcW w:w="1629" w:type="dxa"/>
            <w:tcBorders>
              <w:top w:val="single" w:sz="4" w:space="0" w:color="auto"/>
              <w:left w:val="single" w:sz="4" w:space="0" w:color="auto"/>
              <w:bottom w:val="single" w:sz="4" w:space="0" w:color="auto"/>
              <w:right w:val="single" w:sz="4" w:space="0" w:color="000000"/>
            </w:tcBorders>
            <w:vAlign w:val="center"/>
          </w:tcPr>
          <w:p w14:paraId="513631D9" w14:textId="2349BD3D" w:rsidR="00935609" w:rsidRDefault="00935609">
            <w:pPr>
              <w:spacing w:before="60" w:after="60" w:line="312" w:lineRule="auto"/>
              <w:jc w:val="both"/>
              <w:rPr>
                <w:ins w:id="345" w:author="Ha Pham Thu (SI-DC)" w:date="2025-12-25T16:14:00Z"/>
                <w:sz w:val="16"/>
                <w:szCs w:val="16"/>
              </w:rPr>
            </w:pPr>
          </w:p>
        </w:tc>
        <w:tc>
          <w:tcPr>
            <w:tcW w:w="1134" w:type="dxa"/>
            <w:tcBorders>
              <w:top w:val="single" w:sz="4" w:space="0" w:color="auto"/>
              <w:left w:val="single" w:sz="4" w:space="0" w:color="auto"/>
              <w:bottom w:val="single" w:sz="4" w:space="0" w:color="auto"/>
              <w:right w:val="single" w:sz="4" w:space="0" w:color="000000"/>
            </w:tcBorders>
            <w:vAlign w:val="center"/>
          </w:tcPr>
          <w:p w14:paraId="272341DA" w14:textId="5EED7F96" w:rsidR="00935609" w:rsidRDefault="00935609">
            <w:pPr>
              <w:spacing w:before="60" w:after="60" w:line="312" w:lineRule="auto"/>
              <w:jc w:val="center"/>
              <w:rPr>
                <w:ins w:id="346" w:author="Ha Pham Thu (SI-DC)" w:date="2025-12-25T16:14:00Z"/>
                <w:sz w:val="16"/>
                <w:szCs w:val="16"/>
              </w:rPr>
            </w:pPr>
          </w:p>
        </w:tc>
      </w:tr>
    </w:tbl>
    <w:p w14:paraId="7A6E428E" w14:textId="570A1962" w:rsidR="00935609" w:rsidRDefault="00935609">
      <w:pPr>
        <w:pStyle w:val="FootnoteText"/>
        <w:rPr>
          <w:ins w:id="347" w:author="Ha Pham Thu (SI-DC)" w:date="2025-12-25T16:14:00Z"/>
          <w:i/>
        </w:rPr>
      </w:pPr>
    </w:p>
    <w:p w14:paraId="72FC31FA" w14:textId="0010219C" w:rsidR="00935609" w:rsidRPr="00935609" w:rsidRDefault="00000000">
      <w:pPr>
        <w:pStyle w:val="FootnoteText"/>
        <w:rPr>
          <w:ins w:id="348" w:author="Ha Pham Thu (SI-DC)" w:date="2025-12-25T16:14:00Z"/>
          <w:i/>
          <w:color w:val="FF0000"/>
          <w:sz w:val="22"/>
          <w:szCs w:val="22"/>
          <w:rPrChange w:id="349" w:author="Ha Pham Thu (SI-DC)" w:date="2025-12-25T16:40:00Z">
            <w:rPr>
              <w:ins w:id="350" w:author="Ha Pham Thu (SI-DC)" w:date="2025-12-25T16:14:00Z"/>
              <w:i/>
              <w:sz w:val="22"/>
              <w:szCs w:val="22"/>
            </w:rPr>
          </w:rPrChange>
        </w:rPr>
      </w:pPr>
      <w:ins w:id="351" w:author="Ha Pham Thu (SI-DC)" w:date="2025-12-25T16:14:00Z">
        <w:del w:id="352" w:author="Trang Tran Thi Thu (EB-NHGD.GPKPVL)" w:date="2026-01-06T11:41:00Z">
          <w:r>
            <w:rPr>
              <w:i/>
              <w:color w:val="FF0000"/>
              <w:sz w:val="22"/>
              <w:szCs w:val="22"/>
              <w:rPrChange w:id="353" w:author="Ha Pham Thu (SI-DC)" w:date="2025-12-25T16:40:00Z">
                <w:rPr>
                  <w:i/>
                  <w:sz w:val="22"/>
                  <w:szCs w:val="22"/>
                </w:rPr>
              </w:rPrChange>
            </w:rPr>
            <w:delText>(*) Số tiền chuyển đã bao gồm vốn vay và vốn tự có</w:delText>
          </w:r>
        </w:del>
      </w:ins>
    </w:p>
    <w:p w14:paraId="50162F57" w14:textId="05E61738" w:rsidR="00935609" w:rsidRDefault="00935609">
      <w:pPr>
        <w:tabs>
          <w:tab w:val="left" w:pos="8115"/>
        </w:tabs>
        <w:spacing w:before="60" w:after="60" w:line="312" w:lineRule="auto"/>
        <w:jc w:val="both"/>
        <w:rPr>
          <w:ins w:id="354" w:author="Ha Pham Thu (SI-DC)" w:date="2025-12-25T16:14:00Z"/>
          <w:i/>
        </w:rPr>
      </w:pPr>
    </w:p>
    <w:p w14:paraId="19B1A3B3" w14:textId="67158600" w:rsidR="00935609" w:rsidRDefault="00935609">
      <w:pPr>
        <w:tabs>
          <w:tab w:val="left" w:pos="8115"/>
        </w:tabs>
        <w:spacing w:before="60" w:after="60" w:line="312" w:lineRule="auto"/>
        <w:jc w:val="both"/>
        <w:rPr>
          <w:ins w:id="355" w:author="Ha Pham Thu (SI-DC)" w:date="2025-12-25T16:14:00Z"/>
        </w:rPr>
      </w:pPr>
    </w:p>
    <w:p w14:paraId="2CB8FCD3" w14:textId="3FC2A082" w:rsidR="00935609" w:rsidRDefault="00935609">
      <w:pPr>
        <w:tabs>
          <w:tab w:val="left" w:pos="8115"/>
        </w:tabs>
        <w:spacing w:before="60" w:after="60" w:line="312" w:lineRule="auto"/>
        <w:jc w:val="both"/>
        <w:rPr>
          <w:ins w:id="356" w:author="Ha Pham Thu (SI-DC)" w:date="2025-12-25T16:14:00Z"/>
        </w:rPr>
      </w:pPr>
    </w:p>
    <w:p w14:paraId="47C43D1D" w14:textId="2894822E" w:rsidR="00935609" w:rsidRDefault="00935609">
      <w:pPr>
        <w:tabs>
          <w:tab w:val="left" w:pos="8115"/>
        </w:tabs>
        <w:spacing w:before="60" w:after="60" w:line="312" w:lineRule="auto"/>
        <w:jc w:val="both"/>
        <w:rPr>
          <w:ins w:id="357" w:author="Ha Pham Thu (SI-DC)" w:date="2025-12-25T16:14:00Z"/>
        </w:rPr>
      </w:pPr>
    </w:p>
    <w:p w14:paraId="07745F68" w14:textId="6452E837" w:rsidR="00935609" w:rsidRDefault="00935609">
      <w:pPr>
        <w:tabs>
          <w:tab w:val="left" w:pos="8115"/>
        </w:tabs>
        <w:spacing w:before="60" w:after="60" w:line="312" w:lineRule="auto"/>
        <w:jc w:val="both"/>
        <w:rPr>
          <w:ins w:id="358" w:author="Ha Pham Thu (SI-DC)" w:date="2025-12-25T16:14:00Z"/>
        </w:rPr>
      </w:pPr>
    </w:p>
    <w:p w14:paraId="076AECC8" w14:textId="5BA36716" w:rsidR="00935609" w:rsidRDefault="00935609">
      <w:pPr>
        <w:tabs>
          <w:tab w:val="left" w:pos="8115"/>
        </w:tabs>
        <w:spacing w:before="60" w:after="60" w:line="312" w:lineRule="auto"/>
        <w:jc w:val="both"/>
        <w:rPr>
          <w:ins w:id="359" w:author="Ha Pham Thu (SI-DC)" w:date="2025-12-25T16:14:00Z"/>
        </w:rPr>
      </w:pPr>
    </w:p>
    <w:p w14:paraId="1BD90629" w14:textId="26B6A06B" w:rsidR="00935609" w:rsidRDefault="00935609">
      <w:pPr>
        <w:tabs>
          <w:tab w:val="left" w:pos="8115"/>
        </w:tabs>
        <w:spacing w:before="60" w:after="60" w:line="312" w:lineRule="auto"/>
        <w:jc w:val="both"/>
        <w:rPr>
          <w:ins w:id="360" w:author="Ha Pham Thu (SI-DC)" w:date="2025-12-25T16:14:00Z"/>
        </w:rPr>
      </w:pPr>
    </w:p>
    <w:p w14:paraId="19A5DCAF" w14:textId="4734F227" w:rsidR="00935609" w:rsidRDefault="00935609">
      <w:pPr>
        <w:tabs>
          <w:tab w:val="left" w:pos="8115"/>
        </w:tabs>
        <w:spacing w:before="60" w:after="60" w:line="312" w:lineRule="auto"/>
        <w:jc w:val="both"/>
        <w:rPr>
          <w:ins w:id="361" w:author="Ha Pham Thu (SI-DC)" w:date="2025-12-25T16:14:00Z"/>
        </w:rPr>
      </w:pPr>
    </w:p>
    <w:p w14:paraId="288F9CDE" w14:textId="553A8E5E" w:rsidR="00935609" w:rsidRDefault="00935609">
      <w:pPr>
        <w:tabs>
          <w:tab w:val="left" w:pos="8115"/>
        </w:tabs>
        <w:spacing w:before="60" w:after="60" w:line="312" w:lineRule="auto"/>
        <w:jc w:val="both"/>
        <w:rPr>
          <w:ins w:id="362" w:author="Ha Pham Thu (SI-DC)" w:date="2025-12-25T16:14:00Z"/>
        </w:rPr>
      </w:pPr>
    </w:p>
    <w:p w14:paraId="363740A8" w14:textId="21E79A1A" w:rsidR="00935609" w:rsidRDefault="00935609">
      <w:pPr>
        <w:tabs>
          <w:tab w:val="left" w:pos="8115"/>
        </w:tabs>
        <w:spacing w:before="60" w:after="60" w:line="312" w:lineRule="auto"/>
        <w:jc w:val="both"/>
        <w:rPr>
          <w:del w:id="363" w:author="Trang Tran Thi Thu (EB-NHGD.GPKPVL)" w:date="2026-01-06T11:36:00Z"/>
        </w:rPr>
        <w:sectPr w:rsidR="00935609">
          <w:endnotePr>
            <w:numFmt w:val="decimal"/>
          </w:endnotePr>
          <w:pgSz w:w="16840" w:h="11907" w:orient="landscape"/>
          <w:pgMar w:top="1701" w:right="1457" w:bottom="1134" w:left="1134" w:header="720" w:footer="720" w:gutter="0"/>
          <w:cols w:space="720"/>
          <w:titlePg/>
        </w:sectPr>
      </w:pPr>
    </w:p>
    <w:p w14:paraId="3B045409" w14:textId="03E2D16C" w:rsidR="00935609" w:rsidRDefault="00000000">
      <w:pPr>
        <w:spacing w:before="60" w:after="60" w:line="312" w:lineRule="auto"/>
        <w:jc w:val="center"/>
        <w:rPr>
          <w:del w:id="364" w:author="Trang Tran Thi Thu (EB-NHGD.GPKPVL)" w:date="2026-01-06T11:36:00Z"/>
          <w:b/>
          <w:sz w:val="26"/>
        </w:rPr>
      </w:pPr>
      <w:del w:id="365" w:author="Trang Tran Thi Thu (EB-NHGD.GPKPVL)" w:date="2026-01-06T11:36:00Z">
        <w:r>
          <w:rPr>
            <w:b/>
            <w:sz w:val="26"/>
          </w:rPr>
          <w:delText xml:space="preserve">CHỈ DẪN THANH TOÁN NỘI ĐỊA </w:delText>
        </w:r>
      </w:del>
    </w:p>
    <w:p w14:paraId="1F80BAC2" w14:textId="650C5D18" w:rsidR="00935609" w:rsidRDefault="00000000">
      <w:pPr>
        <w:spacing w:before="60" w:after="60" w:line="312" w:lineRule="auto"/>
        <w:jc w:val="center"/>
        <w:rPr>
          <w:del w:id="366" w:author="Trang Tran Thi Thu (EB-NHGD.GPKPVL)" w:date="2026-01-06T11:36:00Z"/>
          <w:i/>
        </w:rPr>
      </w:pPr>
      <w:del w:id="367" w:author="Trang Tran Thi Thu (EB-NHGD.GPKPVL)" w:date="2026-01-06T11:36:00Z">
        <w:r>
          <w:rPr>
            <w:i/>
          </w:rPr>
          <w:delText>(Đính kèm Giấy nhận nợ số:…(31)………..   - Phần A: Đề nghị giải ngân)</w:delText>
        </w:r>
      </w:del>
    </w:p>
    <w:p w14:paraId="03F5CACB" w14:textId="3BCD29F7" w:rsidR="00935609" w:rsidRDefault="00000000">
      <w:pPr>
        <w:spacing w:before="60" w:after="60" w:line="312" w:lineRule="auto"/>
        <w:jc w:val="center"/>
        <w:rPr>
          <w:del w:id="368" w:author="Trang Tran Thi Thu (EB-NHGD.GPKPVL)" w:date="2026-01-06T11:36:00Z"/>
          <w:b/>
        </w:rPr>
        <w:pPrChange w:id="369" w:author="Ha Pham Thu (SI-DC)" w:date="2025-12-25T16:18:00Z">
          <w:pPr>
            <w:pStyle w:val="ListParagraph"/>
            <w:numPr>
              <w:numId w:val="32"/>
            </w:numPr>
            <w:spacing w:before="60" w:after="60" w:line="312" w:lineRule="auto"/>
            <w:ind w:left="360" w:hanging="360"/>
          </w:pPr>
        </w:pPrChange>
      </w:pPr>
      <w:del w:id="370" w:author="Trang Tran Thi Thu (EB-NHGD.GPKPVL)" w:date="2026-01-06T11:36:00Z">
        <w:r>
          <w:rPr>
            <w:b/>
          </w:rPr>
          <w:delText>Thông tin người chuyển:</w:delText>
        </w:r>
      </w:del>
    </w:p>
    <w:p w14:paraId="1ADD7E9E" w14:textId="3296825F" w:rsidR="00935609" w:rsidRDefault="00000000">
      <w:pPr>
        <w:spacing w:before="60" w:after="60" w:line="312" w:lineRule="auto"/>
        <w:jc w:val="center"/>
        <w:rPr>
          <w:del w:id="371" w:author="Trang Tran Thi Thu (EB-NHGD.GPKPVL)" w:date="2026-01-06T11:36:00Z"/>
        </w:rPr>
        <w:pPrChange w:id="372" w:author="Ha Pham Thu (SI-DC)" w:date="2025-12-25T16:18:00Z">
          <w:pPr>
            <w:pStyle w:val="ListParagraph"/>
            <w:numPr>
              <w:numId w:val="9"/>
            </w:numPr>
            <w:spacing w:before="60" w:after="60" w:line="312" w:lineRule="auto"/>
            <w:ind w:hanging="360"/>
          </w:pPr>
        </w:pPrChange>
      </w:pPr>
      <w:del w:id="373" w:author="Trang Tran Thi Thu (EB-NHGD.GPKPVL)" w:date="2026-01-06T11:36:00Z">
        <w:r>
          <w:delText>Tên người chuyển: ……………(32)…………………………………</w:delText>
        </w:r>
      </w:del>
    </w:p>
    <w:p w14:paraId="6A6AD9C5" w14:textId="52AA3D19" w:rsidR="00935609" w:rsidRDefault="00000000">
      <w:pPr>
        <w:spacing w:before="60" w:after="60" w:line="312" w:lineRule="auto"/>
        <w:jc w:val="center"/>
        <w:rPr>
          <w:del w:id="374" w:author="Trang Tran Thi Thu (EB-NHGD.GPKPVL)" w:date="2026-01-06T11:36:00Z"/>
        </w:rPr>
        <w:pPrChange w:id="375" w:author="Ha Pham Thu (SI-DC)" w:date="2025-12-25T16:18:00Z">
          <w:pPr>
            <w:pStyle w:val="ListParagraph"/>
            <w:numPr>
              <w:numId w:val="9"/>
            </w:numPr>
            <w:spacing w:before="60" w:after="60" w:line="312" w:lineRule="auto"/>
            <w:ind w:hanging="360"/>
          </w:pPr>
        </w:pPrChange>
      </w:pPr>
      <w:del w:id="376" w:author="Trang Tran Thi Thu (EB-NHGD.GPKPVL)" w:date="2026-01-06T11:36:00Z">
        <w:r>
          <w:delText>Mã số thuế/mã số ĐKKD: …………(33)…………………………….</w:delText>
        </w:r>
      </w:del>
    </w:p>
    <w:p w14:paraId="65BFE330" w14:textId="6B462A41" w:rsidR="00935609" w:rsidRDefault="00000000">
      <w:pPr>
        <w:spacing w:before="60" w:after="60" w:line="312" w:lineRule="auto"/>
        <w:jc w:val="center"/>
        <w:rPr>
          <w:del w:id="377" w:author="Trang Tran Thi Thu (EB-NHGD.GPKPVL)" w:date="2026-01-06T11:36:00Z"/>
        </w:rPr>
        <w:pPrChange w:id="378" w:author="Ha Pham Thu (SI-DC)" w:date="2025-12-25T16:18:00Z">
          <w:pPr>
            <w:pStyle w:val="ListParagraph"/>
            <w:numPr>
              <w:numId w:val="9"/>
            </w:numPr>
            <w:spacing w:before="60" w:after="60" w:line="312" w:lineRule="auto"/>
            <w:ind w:hanging="360"/>
          </w:pPr>
        </w:pPrChange>
      </w:pPr>
      <w:del w:id="379" w:author="Trang Tran Thi Thu (EB-NHGD.GPKPVL)" w:date="2026-01-06T11:36:00Z">
        <w:r>
          <w:delText>Tổng số tiền chuyển đi và đồng tiền chuyển : …………(34)…(35)………………………………… trong đó:</w:delText>
        </w:r>
      </w:del>
    </w:p>
    <w:p w14:paraId="7F3A218E" w14:textId="4E844B86" w:rsidR="00935609" w:rsidRDefault="00000000">
      <w:pPr>
        <w:spacing w:before="60" w:after="60" w:line="312" w:lineRule="auto"/>
        <w:jc w:val="center"/>
        <w:rPr>
          <w:del w:id="380" w:author="Trang Tran Thi Thu (EB-NHGD.GPKPVL)" w:date="2026-01-06T11:36:00Z"/>
        </w:rPr>
        <w:pPrChange w:id="381" w:author="Ha Pham Thu (SI-DC)" w:date="2025-12-25T16:18:00Z">
          <w:pPr>
            <w:pStyle w:val="ListParagraph"/>
            <w:numPr>
              <w:numId w:val="49"/>
            </w:numPr>
            <w:spacing w:before="60" w:after="60" w:line="312" w:lineRule="auto"/>
            <w:ind w:left="1080" w:hanging="360"/>
          </w:pPr>
        </w:pPrChange>
      </w:pPr>
      <w:del w:id="382" w:author="Trang Tran Thi Thu (EB-NHGD.GPKPVL)" w:date="2026-01-06T11:36:00Z">
        <w:r>
          <w:delText>Vốn vay: Số tiền chuyển:………(36)….. …Đồng tiền chuyển………(37)……</w:delText>
        </w:r>
      </w:del>
    </w:p>
    <w:p w14:paraId="627DCC7B" w14:textId="070C4326" w:rsidR="00935609" w:rsidRDefault="00000000">
      <w:pPr>
        <w:spacing w:before="60" w:after="60" w:line="312" w:lineRule="auto"/>
        <w:jc w:val="center"/>
        <w:rPr>
          <w:del w:id="383" w:author="Trang Tran Thi Thu (EB-NHGD.GPKPVL)" w:date="2026-01-06T11:36:00Z"/>
        </w:rPr>
        <w:pPrChange w:id="384" w:author="Ha Pham Thu (SI-DC)" w:date="2025-12-25T16:18:00Z">
          <w:pPr>
            <w:pStyle w:val="ListParagraph"/>
            <w:numPr>
              <w:numId w:val="49"/>
            </w:numPr>
            <w:spacing w:before="60" w:after="60" w:line="312" w:lineRule="auto"/>
            <w:ind w:left="1080" w:hanging="360"/>
          </w:pPr>
        </w:pPrChange>
      </w:pPr>
      <w:del w:id="385" w:author="Trang Tran Thi Thu (EB-NHGD.GPKPVL)" w:date="2026-01-06T11:36:00Z">
        <w:r>
          <w:delText>Vốn tự có: Số tiền chuyển:……….(38)….... Đồng tiền chuyển………(39)….. từ số TKTT (40)……..……… Tên TKTT…(41)………</w:delText>
        </w:r>
      </w:del>
    </w:p>
    <w:p w14:paraId="70293710" w14:textId="2B3E3F1D" w:rsidR="00935609" w:rsidRDefault="00000000">
      <w:pPr>
        <w:spacing w:before="60" w:after="60" w:line="312" w:lineRule="auto"/>
        <w:jc w:val="center"/>
        <w:rPr>
          <w:del w:id="386" w:author="Trang Tran Thi Thu (EB-NHGD.GPKPVL)" w:date="2026-01-06T11:36:00Z"/>
          <w:i/>
          <w:iCs/>
          <w:color w:val="FF0000"/>
        </w:rPr>
        <w:pPrChange w:id="387" w:author="Ha Pham Thu (SI-DC)" w:date="2025-12-25T16:18:00Z">
          <w:pPr>
            <w:spacing w:before="60" w:after="60" w:line="312" w:lineRule="auto"/>
            <w:ind w:firstLine="720"/>
          </w:pPr>
        </w:pPrChange>
      </w:pPr>
      <w:del w:id="388" w:author="Trang Tran Thi Thu (EB-NHGD.GPKPVL)" w:date="2026-01-06T11:36:00Z">
        <w:r>
          <w:rPr>
            <w:bCs/>
            <w:i/>
            <w:iCs/>
          </w:rPr>
          <w:delText>Đề nghị MSB tự động trích tiền từ tài khoản nêu trên để thanh toán cho người thụ hưởng với các thông tin nêu tại mục II dưới đây.</w:delText>
        </w:r>
      </w:del>
    </w:p>
    <w:p w14:paraId="1B09DC67" w14:textId="79675BAA" w:rsidR="00935609" w:rsidRDefault="00000000">
      <w:pPr>
        <w:spacing w:before="60" w:after="60" w:line="312" w:lineRule="auto"/>
        <w:jc w:val="center"/>
        <w:rPr>
          <w:del w:id="389" w:author="Trang Tran Thi Thu (EB-NHGD.GPKPVL)" w:date="2026-01-06T11:36:00Z"/>
          <w:b/>
        </w:rPr>
        <w:pPrChange w:id="390" w:author="Ha Pham Thu (SI-DC)" w:date="2025-12-25T16:18:00Z">
          <w:pPr>
            <w:pStyle w:val="ListParagraph"/>
            <w:numPr>
              <w:numId w:val="32"/>
            </w:numPr>
            <w:spacing w:before="60" w:after="60" w:line="312" w:lineRule="auto"/>
            <w:ind w:left="360" w:hanging="360"/>
          </w:pPr>
        </w:pPrChange>
      </w:pPr>
      <w:del w:id="391" w:author="Trang Tran Thi Thu (EB-NHGD.GPKPVL)" w:date="2026-01-06T11:36:00Z">
        <w:r>
          <w:rPr>
            <w:b/>
          </w:rPr>
          <w:delText>Thông tin người thụ hưởng</w:delText>
        </w:r>
      </w:del>
    </w:p>
    <w:p w14:paraId="64EC1513" w14:textId="0D3486DE" w:rsidR="00935609" w:rsidRDefault="00935609">
      <w:pPr>
        <w:spacing w:before="60" w:after="60" w:line="312" w:lineRule="auto"/>
        <w:jc w:val="center"/>
        <w:rPr>
          <w:del w:id="392" w:author="Trang Tran Thi Thu (EB-NHGD.GPKPVL)" w:date="2026-01-06T11:36:00Z"/>
          <w:bCs/>
        </w:rPr>
        <w:pPrChange w:id="393" w:author="Ha Pham Thu (SI-DC)" w:date="2025-12-25T16:18:00Z">
          <w:pPr>
            <w:pStyle w:val="ListParagraph"/>
            <w:spacing w:before="60" w:after="60" w:line="312" w:lineRule="auto"/>
            <w:ind w:left="360"/>
          </w:pPr>
        </w:pPrChange>
      </w:pPr>
    </w:p>
    <w:tbl>
      <w:tblPr>
        <w:tblW w:w="1509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2256"/>
        <w:gridCol w:w="1075"/>
        <w:gridCol w:w="1485"/>
        <w:gridCol w:w="1779"/>
        <w:gridCol w:w="2340"/>
        <w:gridCol w:w="3870"/>
        <w:gridCol w:w="1387"/>
      </w:tblGrid>
      <w:tr w:rsidR="00935609" w14:paraId="2253B46D" w14:textId="77777777">
        <w:trPr>
          <w:trHeight w:val="630"/>
          <w:jc w:val="center"/>
          <w:del w:id="394" w:author="Trang Tran Thi Thu (EB-NHGD.GPKPVL)" w:date="2026-01-06T11:36:00Z"/>
        </w:trPr>
        <w:tc>
          <w:tcPr>
            <w:tcW w:w="900" w:type="dxa"/>
            <w:shd w:val="clear" w:color="auto" w:fill="DAEEF3" w:themeFill="accent5" w:themeFillTint="33"/>
            <w:vAlign w:val="center"/>
          </w:tcPr>
          <w:p w14:paraId="645926A5" w14:textId="6B0AFEF4" w:rsidR="00935609" w:rsidRDefault="00000000">
            <w:pPr>
              <w:spacing w:before="60" w:after="60" w:line="312" w:lineRule="auto"/>
              <w:jc w:val="center"/>
              <w:rPr>
                <w:del w:id="395" w:author="Trang Tran Thi Thu (EB-NHGD.GPKPVL)" w:date="2026-01-06T11:36:00Z"/>
                <w:b/>
                <w:color w:val="000000"/>
              </w:rPr>
            </w:pPr>
            <w:del w:id="396" w:author="Trang Tran Thi Thu (EB-NHGD.GPKPVL)" w:date="2026-01-06T11:36:00Z">
              <w:r>
                <w:rPr>
                  <w:b/>
                  <w:color w:val="000000"/>
                </w:rPr>
                <w:delText>STT</w:delText>
              </w:r>
            </w:del>
          </w:p>
        </w:tc>
        <w:tc>
          <w:tcPr>
            <w:tcW w:w="1800" w:type="dxa"/>
            <w:shd w:val="clear" w:color="auto" w:fill="DAEEF3" w:themeFill="accent5" w:themeFillTint="33"/>
            <w:vAlign w:val="center"/>
          </w:tcPr>
          <w:p w14:paraId="4B2C6FDE" w14:textId="7EC7DB7A" w:rsidR="00935609" w:rsidRDefault="00000000">
            <w:pPr>
              <w:spacing w:before="60" w:after="60" w:line="312" w:lineRule="auto"/>
              <w:jc w:val="center"/>
              <w:rPr>
                <w:del w:id="397" w:author="Trang Tran Thi Thu (EB-NHGD.GPKPVL)" w:date="2026-01-06T11:36:00Z"/>
                <w:b/>
                <w:color w:val="000000"/>
              </w:rPr>
            </w:pPr>
            <w:del w:id="398" w:author="Trang Tran Thi Thu (EB-NHGD.GPKPVL)" w:date="2026-01-06T11:36:00Z">
              <w:r>
                <w:rPr>
                  <w:b/>
                  <w:color w:val="000000"/>
                </w:rPr>
                <w:delText>Số tiền chuyển</w:delText>
              </w:r>
            </w:del>
          </w:p>
        </w:tc>
        <w:tc>
          <w:tcPr>
            <w:tcW w:w="1075" w:type="dxa"/>
            <w:shd w:val="clear" w:color="auto" w:fill="DAEEF3" w:themeFill="accent5" w:themeFillTint="33"/>
            <w:vAlign w:val="center"/>
          </w:tcPr>
          <w:p w14:paraId="02CC6F05" w14:textId="1571F0BF" w:rsidR="00935609" w:rsidRDefault="00000000">
            <w:pPr>
              <w:spacing w:before="60" w:after="60" w:line="312" w:lineRule="auto"/>
              <w:jc w:val="center"/>
              <w:rPr>
                <w:del w:id="399" w:author="Trang Tran Thi Thu (EB-NHGD.GPKPVL)" w:date="2026-01-06T11:36:00Z"/>
                <w:b/>
                <w:color w:val="000000"/>
              </w:rPr>
            </w:pPr>
            <w:del w:id="400" w:author="Trang Tran Thi Thu (EB-NHGD.GPKPVL)" w:date="2026-01-06T11:36:00Z">
              <w:r>
                <w:rPr>
                  <w:b/>
                  <w:color w:val="000000"/>
                </w:rPr>
                <w:delText>Loại tiền</w:delText>
              </w:r>
            </w:del>
          </w:p>
        </w:tc>
        <w:tc>
          <w:tcPr>
            <w:tcW w:w="1620" w:type="dxa"/>
            <w:shd w:val="clear" w:color="auto" w:fill="DAEEF3" w:themeFill="accent5" w:themeFillTint="33"/>
            <w:vAlign w:val="center"/>
          </w:tcPr>
          <w:p w14:paraId="77CBBE59" w14:textId="1EB1D917" w:rsidR="00935609" w:rsidRDefault="00000000">
            <w:pPr>
              <w:spacing w:before="60" w:after="60" w:line="312" w:lineRule="auto"/>
              <w:jc w:val="center"/>
              <w:rPr>
                <w:del w:id="401" w:author="Trang Tran Thi Thu (EB-NHGD.GPKPVL)" w:date="2026-01-06T11:36:00Z"/>
                <w:b/>
                <w:color w:val="000000"/>
              </w:rPr>
            </w:pPr>
            <w:del w:id="402" w:author="Trang Tran Thi Thu (EB-NHGD.GPKPVL)" w:date="2026-01-06T11:36:00Z">
              <w:r>
                <w:rPr>
                  <w:b/>
                  <w:color w:val="000000"/>
                </w:rPr>
                <w:delText>Tên người</w:delText>
              </w:r>
            </w:del>
          </w:p>
          <w:p w14:paraId="5E524AA1" w14:textId="2693CA32" w:rsidR="00935609" w:rsidRDefault="00000000">
            <w:pPr>
              <w:spacing w:before="60" w:after="60" w:line="312" w:lineRule="auto"/>
              <w:jc w:val="center"/>
              <w:rPr>
                <w:del w:id="403" w:author="Trang Tran Thi Thu (EB-NHGD.GPKPVL)" w:date="2026-01-06T11:36:00Z"/>
                <w:b/>
                <w:color w:val="000000"/>
              </w:rPr>
            </w:pPr>
            <w:del w:id="404" w:author="Trang Tran Thi Thu (EB-NHGD.GPKPVL)" w:date="2026-01-06T11:36:00Z">
              <w:r>
                <w:rPr>
                  <w:b/>
                  <w:color w:val="000000"/>
                </w:rPr>
                <w:delText xml:space="preserve"> thụ hưởng</w:delText>
              </w:r>
            </w:del>
          </w:p>
        </w:tc>
        <w:tc>
          <w:tcPr>
            <w:tcW w:w="1980" w:type="dxa"/>
            <w:shd w:val="clear" w:color="auto" w:fill="DAEEF3" w:themeFill="accent5" w:themeFillTint="33"/>
            <w:vAlign w:val="center"/>
          </w:tcPr>
          <w:p w14:paraId="1605DB6E" w14:textId="0F11D38D" w:rsidR="00935609" w:rsidRDefault="00000000">
            <w:pPr>
              <w:spacing w:before="60" w:after="60" w:line="312" w:lineRule="auto"/>
              <w:jc w:val="center"/>
              <w:rPr>
                <w:del w:id="405" w:author="Trang Tran Thi Thu (EB-NHGD.GPKPVL)" w:date="2026-01-06T11:36:00Z"/>
                <w:b/>
                <w:color w:val="000000"/>
              </w:rPr>
            </w:pPr>
            <w:del w:id="406" w:author="Trang Tran Thi Thu (EB-NHGD.GPKPVL)" w:date="2026-01-06T11:36:00Z">
              <w:r>
                <w:rPr>
                  <w:b/>
                  <w:color w:val="000000"/>
                </w:rPr>
                <w:delText>Ngân hàng hưởng</w:delText>
              </w:r>
            </w:del>
          </w:p>
        </w:tc>
        <w:tc>
          <w:tcPr>
            <w:tcW w:w="2340" w:type="dxa"/>
            <w:shd w:val="clear" w:color="auto" w:fill="DAEEF3" w:themeFill="accent5" w:themeFillTint="33"/>
            <w:vAlign w:val="center"/>
          </w:tcPr>
          <w:p w14:paraId="79BFD5BC" w14:textId="69641488" w:rsidR="00935609" w:rsidRDefault="00000000">
            <w:pPr>
              <w:spacing w:before="60" w:after="60" w:line="312" w:lineRule="auto"/>
              <w:jc w:val="center"/>
              <w:rPr>
                <w:del w:id="407" w:author="Trang Tran Thi Thu (EB-NHGD.GPKPVL)" w:date="2026-01-06T11:36:00Z"/>
                <w:b/>
                <w:color w:val="000000"/>
              </w:rPr>
            </w:pPr>
            <w:del w:id="408" w:author="Trang Tran Thi Thu (EB-NHGD.GPKPVL)" w:date="2026-01-06T11:36:00Z">
              <w:r>
                <w:rPr>
                  <w:b/>
                  <w:color w:val="000000"/>
                </w:rPr>
                <w:delText>Số tài khoản thụ hưởng</w:delText>
              </w:r>
            </w:del>
          </w:p>
        </w:tc>
        <w:tc>
          <w:tcPr>
            <w:tcW w:w="3870" w:type="dxa"/>
            <w:shd w:val="clear" w:color="auto" w:fill="DAEEF3" w:themeFill="accent5" w:themeFillTint="33"/>
            <w:vAlign w:val="center"/>
          </w:tcPr>
          <w:p w14:paraId="4F779823" w14:textId="73D4FEF6" w:rsidR="00935609" w:rsidRDefault="00000000">
            <w:pPr>
              <w:spacing w:before="60" w:after="60" w:line="312" w:lineRule="auto"/>
              <w:jc w:val="center"/>
              <w:rPr>
                <w:del w:id="409" w:author="Trang Tran Thi Thu (EB-NHGD.GPKPVL)" w:date="2026-01-06T11:36:00Z"/>
                <w:b/>
                <w:color w:val="000000"/>
              </w:rPr>
            </w:pPr>
            <w:del w:id="410" w:author="Trang Tran Thi Thu (EB-NHGD.GPKPVL)" w:date="2026-01-06T11:36:00Z">
              <w:r>
                <w:rPr>
                  <w:b/>
                  <w:color w:val="000000"/>
                </w:rPr>
                <w:delText>Nội dung thanh toán</w:delText>
              </w:r>
            </w:del>
          </w:p>
        </w:tc>
        <w:tc>
          <w:tcPr>
            <w:tcW w:w="1507" w:type="dxa"/>
            <w:shd w:val="clear" w:color="auto" w:fill="DAEEF3" w:themeFill="accent5" w:themeFillTint="33"/>
            <w:vAlign w:val="center"/>
          </w:tcPr>
          <w:p w14:paraId="3A1466E2" w14:textId="13FDEA2D" w:rsidR="00935609" w:rsidRDefault="00000000">
            <w:pPr>
              <w:spacing w:before="60" w:after="60" w:line="312" w:lineRule="auto"/>
              <w:jc w:val="center"/>
              <w:rPr>
                <w:del w:id="411" w:author="Trang Tran Thi Thu (EB-NHGD.GPKPVL)" w:date="2026-01-06T11:36:00Z"/>
                <w:b/>
                <w:color w:val="000000"/>
              </w:rPr>
            </w:pPr>
            <w:del w:id="412" w:author="Trang Tran Thi Thu (EB-NHGD.GPKPVL)" w:date="2026-01-06T11:36:00Z">
              <w:r>
                <w:rPr>
                  <w:b/>
                  <w:color w:val="000000"/>
                </w:rPr>
                <w:delText>Người chịu phí (nếu có)</w:delText>
              </w:r>
            </w:del>
          </w:p>
        </w:tc>
      </w:tr>
      <w:tr w:rsidR="00935609" w14:paraId="58DCDF5B" w14:textId="77777777">
        <w:trPr>
          <w:trHeight w:val="315"/>
          <w:jc w:val="center"/>
          <w:del w:id="413" w:author="Trang Tran Thi Thu (EB-NHGD.GPKPVL)" w:date="2026-01-06T11:36:00Z"/>
        </w:trPr>
        <w:tc>
          <w:tcPr>
            <w:tcW w:w="900" w:type="dxa"/>
            <w:shd w:val="clear" w:color="auto" w:fill="auto"/>
            <w:noWrap/>
            <w:vAlign w:val="bottom"/>
          </w:tcPr>
          <w:p w14:paraId="2D29E5C9" w14:textId="2C6281A7" w:rsidR="00935609" w:rsidRDefault="00000000">
            <w:pPr>
              <w:spacing w:before="60" w:after="60" w:line="312" w:lineRule="auto"/>
              <w:jc w:val="center"/>
              <w:rPr>
                <w:del w:id="414" w:author="Trang Tran Thi Thu (EB-NHGD.GPKPVL)" w:date="2026-01-06T11:36:00Z"/>
                <w:color w:val="000000"/>
              </w:rPr>
              <w:pPrChange w:id="415" w:author="Ha Pham Thu (SI-DC)" w:date="2025-12-25T16:18:00Z">
                <w:pPr>
                  <w:spacing w:before="60" w:after="60" w:line="312" w:lineRule="auto"/>
                </w:pPr>
              </w:pPrChange>
            </w:pPr>
            <w:del w:id="416" w:author="Trang Tran Thi Thu (EB-NHGD.GPKPVL)" w:date="2026-01-06T11:36:00Z">
              <w:r>
                <w:rPr>
                  <w:color w:val="000000"/>
                </w:rPr>
                <w:delText> 1</w:delText>
              </w:r>
            </w:del>
          </w:p>
        </w:tc>
        <w:tc>
          <w:tcPr>
            <w:tcW w:w="1800" w:type="dxa"/>
            <w:shd w:val="clear" w:color="auto" w:fill="auto"/>
            <w:noWrap/>
            <w:vAlign w:val="bottom"/>
          </w:tcPr>
          <w:p w14:paraId="3B611ACC" w14:textId="467DCEF3" w:rsidR="00935609" w:rsidRDefault="00000000">
            <w:pPr>
              <w:spacing w:before="60" w:after="60" w:line="312" w:lineRule="auto"/>
              <w:jc w:val="center"/>
              <w:rPr>
                <w:del w:id="417" w:author="Trang Tran Thi Thu (EB-NHGD.GPKPVL)" w:date="2026-01-06T11:36:00Z"/>
                <w:color w:val="000000"/>
              </w:rPr>
              <w:pPrChange w:id="418" w:author="Ha Pham Thu (SI-DC)" w:date="2025-12-25T16:18:00Z">
                <w:pPr>
                  <w:spacing w:before="60" w:after="60" w:line="312" w:lineRule="auto"/>
                </w:pPr>
              </w:pPrChange>
            </w:pPr>
            <w:del w:id="419" w:author="Trang Tran Thi Thu (EB-NHGD.GPKPVL)" w:date="2026-01-06T11:36:00Z">
              <w:r>
                <w:rPr>
                  <w:color w:val="000000"/>
                </w:rPr>
                <w:delText>………(42)…….….</w:delText>
              </w:r>
              <w:r>
                <w:rPr>
                  <w:rStyle w:val="FootnoteReference"/>
                  <w:color w:val="000000"/>
                </w:rPr>
                <w:footnoteReference w:id="1"/>
              </w:r>
            </w:del>
          </w:p>
        </w:tc>
        <w:tc>
          <w:tcPr>
            <w:tcW w:w="1075" w:type="dxa"/>
            <w:shd w:val="clear" w:color="auto" w:fill="auto"/>
            <w:noWrap/>
            <w:vAlign w:val="bottom"/>
          </w:tcPr>
          <w:p w14:paraId="174DE897" w14:textId="1DD48B4D" w:rsidR="00935609" w:rsidRDefault="00000000">
            <w:pPr>
              <w:spacing w:before="60" w:after="60" w:line="312" w:lineRule="auto"/>
              <w:jc w:val="center"/>
              <w:rPr>
                <w:del w:id="422" w:author="Trang Tran Thi Thu (EB-NHGD.GPKPVL)" w:date="2026-01-06T11:36:00Z"/>
                <w:color w:val="000000"/>
              </w:rPr>
              <w:pPrChange w:id="423" w:author="Ha Pham Thu (SI-DC)" w:date="2025-12-25T16:18:00Z">
                <w:pPr>
                  <w:spacing w:before="60" w:after="60" w:line="312" w:lineRule="auto"/>
                </w:pPr>
              </w:pPrChange>
            </w:pPr>
            <w:del w:id="424" w:author="Trang Tran Thi Thu (EB-NHGD.GPKPVL)" w:date="2026-01-06T11:36:00Z">
              <w:r>
                <w:rPr>
                  <w:color w:val="000000"/>
                </w:rPr>
                <w:delText> (43)</w:delText>
              </w:r>
            </w:del>
          </w:p>
        </w:tc>
        <w:tc>
          <w:tcPr>
            <w:tcW w:w="1620" w:type="dxa"/>
          </w:tcPr>
          <w:p w14:paraId="22E0B296" w14:textId="76A0EEBF" w:rsidR="00935609" w:rsidRDefault="00000000">
            <w:pPr>
              <w:spacing w:before="60" w:after="60" w:line="312" w:lineRule="auto"/>
              <w:jc w:val="center"/>
              <w:rPr>
                <w:del w:id="425" w:author="Trang Tran Thi Thu (EB-NHGD.GPKPVL)" w:date="2026-01-06T11:36:00Z"/>
                <w:color w:val="000000"/>
              </w:rPr>
              <w:pPrChange w:id="426" w:author="Ha Pham Thu (SI-DC)" w:date="2025-12-25T16:18:00Z">
                <w:pPr>
                  <w:spacing w:before="60" w:after="60" w:line="312" w:lineRule="auto"/>
                </w:pPr>
              </w:pPrChange>
            </w:pPr>
            <w:del w:id="427" w:author="Trang Tran Thi Thu (EB-NHGD.GPKPVL)" w:date="2026-01-06T11:36:00Z">
              <w:r>
                <w:rPr>
                  <w:color w:val="000000"/>
                </w:rPr>
                <w:delText>(44)</w:delText>
              </w:r>
            </w:del>
          </w:p>
        </w:tc>
        <w:tc>
          <w:tcPr>
            <w:tcW w:w="1980" w:type="dxa"/>
          </w:tcPr>
          <w:p w14:paraId="212FF425" w14:textId="1C0ABEE6" w:rsidR="00935609" w:rsidRDefault="00000000">
            <w:pPr>
              <w:spacing w:before="60" w:after="60" w:line="312" w:lineRule="auto"/>
              <w:jc w:val="center"/>
              <w:rPr>
                <w:del w:id="428" w:author="Trang Tran Thi Thu (EB-NHGD.GPKPVL)" w:date="2026-01-06T11:36:00Z"/>
                <w:color w:val="000000"/>
              </w:rPr>
              <w:pPrChange w:id="429" w:author="Ha Pham Thu (SI-DC)" w:date="2025-12-25T16:18:00Z">
                <w:pPr>
                  <w:spacing w:before="60" w:after="60" w:line="312" w:lineRule="auto"/>
                </w:pPr>
              </w:pPrChange>
            </w:pPr>
            <w:del w:id="430" w:author="Trang Tran Thi Thu (EB-NHGD.GPKPVL)" w:date="2026-01-06T11:36:00Z">
              <w:r>
                <w:rPr>
                  <w:color w:val="000000"/>
                </w:rPr>
                <w:delText>(45)</w:delText>
              </w:r>
            </w:del>
          </w:p>
        </w:tc>
        <w:tc>
          <w:tcPr>
            <w:tcW w:w="2340" w:type="dxa"/>
            <w:shd w:val="clear" w:color="auto" w:fill="auto"/>
            <w:noWrap/>
            <w:vAlign w:val="bottom"/>
          </w:tcPr>
          <w:p w14:paraId="47B5E624" w14:textId="7273BFD3" w:rsidR="00935609" w:rsidRDefault="00000000">
            <w:pPr>
              <w:spacing w:before="60" w:after="60" w:line="312" w:lineRule="auto"/>
              <w:jc w:val="center"/>
              <w:rPr>
                <w:del w:id="431" w:author="Trang Tran Thi Thu (EB-NHGD.GPKPVL)" w:date="2026-01-06T11:36:00Z"/>
                <w:color w:val="000000"/>
              </w:rPr>
              <w:pPrChange w:id="432" w:author="Ha Pham Thu (SI-DC)" w:date="2025-12-25T16:18:00Z">
                <w:pPr>
                  <w:spacing w:before="60" w:after="60" w:line="312" w:lineRule="auto"/>
                </w:pPr>
              </w:pPrChange>
            </w:pPr>
            <w:del w:id="433" w:author="Trang Tran Thi Thu (EB-NHGD.GPKPVL)" w:date="2026-01-06T11:36:00Z">
              <w:r>
                <w:rPr>
                  <w:color w:val="000000"/>
                </w:rPr>
                <w:delText> (46)</w:delText>
              </w:r>
            </w:del>
          </w:p>
        </w:tc>
        <w:tc>
          <w:tcPr>
            <w:tcW w:w="3870" w:type="dxa"/>
            <w:shd w:val="clear" w:color="auto" w:fill="auto"/>
            <w:noWrap/>
            <w:vAlign w:val="bottom"/>
          </w:tcPr>
          <w:p w14:paraId="284ABD7C" w14:textId="38FA770C" w:rsidR="00935609" w:rsidRDefault="00000000">
            <w:pPr>
              <w:spacing w:before="60" w:after="60" w:line="312" w:lineRule="auto"/>
              <w:jc w:val="center"/>
              <w:rPr>
                <w:del w:id="434" w:author="Trang Tran Thi Thu (EB-NHGD.GPKPVL)" w:date="2026-01-06T11:36:00Z"/>
                <w:color w:val="000000"/>
              </w:rPr>
              <w:pPrChange w:id="435" w:author="Ha Pham Thu (SI-DC)" w:date="2025-12-25T16:18:00Z">
                <w:pPr>
                  <w:spacing w:before="60" w:after="60" w:line="312" w:lineRule="auto"/>
                </w:pPr>
              </w:pPrChange>
            </w:pPr>
            <w:del w:id="436" w:author="Trang Tran Thi Thu (EB-NHGD.GPKPVL)" w:date="2026-01-06T11:36:00Z">
              <w:r>
                <w:rPr>
                  <w:color w:val="000000"/>
                </w:rPr>
                <w:delText> (47)</w:delText>
              </w:r>
            </w:del>
          </w:p>
        </w:tc>
        <w:tc>
          <w:tcPr>
            <w:tcW w:w="1507" w:type="dxa"/>
          </w:tcPr>
          <w:p w14:paraId="5653FFAF" w14:textId="78084311" w:rsidR="00935609" w:rsidRDefault="00000000">
            <w:pPr>
              <w:spacing w:before="60" w:after="60" w:line="312" w:lineRule="auto"/>
              <w:jc w:val="center"/>
              <w:rPr>
                <w:del w:id="437" w:author="Trang Tran Thi Thu (EB-NHGD.GPKPVL)" w:date="2026-01-06T11:36:00Z"/>
                <w:color w:val="000000"/>
              </w:rPr>
              <w:pPrChange w:id="438" w:author="Ha Pham Thu (SI-DC)" w:date="2025-12-25T16:18:00Z">
                <w:pPr>
                  <w:spacing w:before="60" w:after="60" w:line="312" w:lineRule="auto"/>
                </w:pPr>
              </w:pPrChange>
            </w:pPr>
            <w:del w:id="439" w:author="Trang Tran Thi Thu (EB-NHGD.GPKPVL)" w:date="2026-01-06T11:36:00Z">
              <w:r>
                <w:rPr>
                  <w:color w:val="000000"/>
                </w:rPr>
                <w:delText>(48)</w:delText>
              </w:r>
            </w:del>
          </w:p>
        </w:tc>
      </w:tr>
      <w:tr w:rsidR="00935609" w14:paraId="2C71842C" w14:textId="77777777">
        <w:trPr>
          <w:trHeight w:val="315"/>
          <w:jc w:val="center"/>
          <w:del w:id="440" w:author="Trang Tran Thi Thu (EB-NHGD.GPKPVL)" w:date="2026-01-06T11:36:00Z"/>
        </w:trPr>
        <w:tc>
          <w:tcPr>
            <w:tcW w:w="900" w:type="dxa"/>
            <w:shd w:val="clear" w:color="auto" w:fill="auto"/>
            <w:noWrap/>
            <w:vAlign w:val="bottom"/>
          </w:tcPr>
          <w:p w14:paraId="52034A6B" w14:textId="7D793FE0" w:rsidR="00935609" w:rsidRDefault="00000000">
            <w:pPr>
              <w:spacing w:before="60" w:after="60" w:line="312" w:lineRule="auto"/>
              <w:jc w:val="center"/>
              <w:rPr>
                <w:del w:id="441" w:author="Trang Tran Thi Thu (EB-NHGD.GPKPVL)" w:date="2026-01-06T11:36:00Z"/>
                <w:color w:val="000000"/>
              </w:rPr>
              <w:pPrChange w:id="442" w:author="Ha Pham Thu (SI-DC)" w:date="2025-12-25T16:18:00Z">
                <w:pPr>
                  <w:spacing w:before="60" w:after="60" w:line="312" w:lineRule="auto"/>
                </w:pPr>
              </w:pPrChange>
            </w:pPr>
            <w:del w:id="443" w:author="Trang Tran Thi Thu (EB-NHGD.GPKPVL)" w:date="2026-01-06T11:36:00Z">
              <w:r>
                <w:rPr>
                  <w:color w:val="000000"/>
                </w:rPr>
                <w:delText> 2</w:delText>
              </w:r>
            </w:del>
          </w:p>
        </w:tc>
        <w:tc>
          <w:tcPr>
            <w:tcW w:w="1800" w:type="dxa"/>
            <w:shd w:val="clear" w:color="auto" w:fill="auto"/>
            <w:noWrap/>
            <w:vAlign w:val="bottom"/>
          </w:tcPr>
          <w:p w14:paraId="634AD9B0" w14:textId="39D6081A" w:rsidR="00935609" w:rsidRDefault="00000000">
            <w:pPr>
              <w:spacing w:before="60" w:after="60" w:line="312" w:lineRule="auto"/>
              <w:jc w:val="center"/>
              <w:rPr>
                <w:del w:id="444" w:author="Trang Tran Thi Thu (EB-NHGD.GPKPVL)" w:date="2026-01-06T11:36:00Z"/>
                <w:color w:val="000000"/>
              </w:rPr>
              <w:pPrChange w:id="445" w:author="Ha Pham Thu (SI-DC)" w:date="2025-12-25T16:18:00Z">
                <w:pPr>
                  <w:spacing w:before="60" w:after="60" w:line="312" w:lineRule="auto"/>
                </w:pPr>
              </w:pPrChange>
            </w:pPr>
            <w:del w:id="446" w:author="Trang Tran Thi Thu (EB-NHGD.GPKPVL)" w:date="2026-01-06T11:36:00Z">
              <w:r>
                <w:rPr>
                  <w:color w:val="000000"/>
                </w:rPr>
                <w:delText> ……………….</w:delText>
              </w:r>
            </w:del>
          </w:p>
        </w:tc>
        <w:tc>
          <w:tcPr>
            <w:tcW w:w="1075" w:type="dxa"/>
            <w:shd w:val="clear" w:color="auto" w:fill="auto"/>
            <w:noWrap/>
            <w:vAlign w:val="bottom"/>
          </w:tcPr>
          <w:p w14:paraId="498E2794" w14:textId="4F258817" w:rsidR="00935609" w:rsidRDefault="00000000">
            <w:pPr>
              <w:spacing w:before="60" w:after="60" w:line="312" w:lineRule="auto"/>
              <w:jc w:val="center"/>
              <w:rPr>
                <w:del w:id="447" w:author="Trang Tran Thi Thu (EB-NHGD.GPKPVL)" w:date="2026-01-06T11:36:00Z"/>
                <w:color w:val="000000"/>
              </w:rPr>
              <w:pPrChange w:id="448" w:author="Ha Pham Thu (SI-DC)" w:date="2025-12-25T16:18:00Z">
                <w:pPr>
                  <w:spacing w:before="60" w:after="60" w:line="312" w:lineRule="auto"/>
                </w:pPr>
              </w:pPrChange>
            </w:pPr>
            <w:del w:id="449" w:author="Trang Tran Thi Thu (EB-NHGD.GPKPVL)" w:date="2026-01-06T11:36:00Z">
              <w:r>
                <w:rPr>
                  <w:color w:val="000000"/>
                </w:rPr>
                <w:delText> </w:delText>
              </w:r>
            </w:del>
          </w:p>
        </w:tc>
        <w:tc>
          <w:tcPr>
            <w:tcW w:w="1620" w:type="dxa"/>
          </w:tcPr>
          <w:p w14:paraId="6D912F28" w14:textId="6DE2C0EE" w:rsidR="00935609" w:rsidRDefault="00935609">
            <w:pPr>
              <w:spacing w:before="60" w:after="60" w:line="312" w:lineRule="auto"/>
              <w:jc w:val="center"/>
              <w:rPr>
                <w:del w:id="450" w:author="Trang Tran Thi Thu (EB-NHGD.GPKPVL)" w:date="2026-01-06T11:36:00Z"/>
                <w:color w:val="000000"/>
              </w:rPr>
              <w:pPrChange w:id="451" w:author="Ha Pham Thu (SI-DC)" w:date="2025-12-25T16:18:00Z">
                <w:pPr>
                  <w:spacing w:before="60" w:after="60" w:line="312" w:lineRule="auto"/>
                </w:pPr>
              </w:pPrChange>
            </w:pPr>
          </w:p>
        </w:tc>
        <w:tc>
          <w:tcPr>
            <w:tcW w:w="1980" w:type="dxa"/>
          </w:tcPr>
          <w:p w14:paraId="75CAFBED" w14:textId="2F105DDA" w:rsidR="00935609" w:rsidRDefault="00935609">
            <w:pPr>
              <w:spacing w:before="60" w:after="60" w:line="312" w:lineRule="auto"/>
              <w:jc w:val="center"/>
              <w:rPr>
                <w:del w:id="452" w:author="Trang Tran Thi Thu (EB-NHGD.GPKPVL)" w:date="2026-01-06T11:36:00Z"/>
                <w:color w:val="000000"/>
              </w:rPr>
              <w:pPrChange w:id="453" w:author="Ha Pham Thu (SI-DC)" w:date="2025-12-25T16:18:00Z">
                <w:pPr>
                  <w:spacing w:before="60" w:after="60" w:line="312" w:lineRule="auto"/>
                </w:pPr>
              </w:pPrChange>
            </w:pPr>
          </w:p>
        </w:tc>
        <w:tc>
          <w:tcPr>
            <w:tcW w:w="2340" w:type="dxa"/>
            <w:shd w:val="clear" w:color="auto" w:fill="auto"/>
            <w:noWrap/>
            <w:vAlign w:val="bottom"/>
          </w:tcPr>
          <w:p w14:paraId="072FB09B" w14:textId="2645130D" w:rsidR="00935609" w:rsidRDefault="00000000">
            <w:pPr>
              <w:spacing w:before="60" w:after="60" w:line="312" w:lineRule="auto"/>
              <w:jc w:val="center"/>
              <w:rPr>
                <w:del w:id="454" w:author="Trang Tran Thi Thu (EB-NHGD.GPKPVL)" w:date="2026-01-06T11:36:00Z"/>
                <w:color w:val="000000"/>
              </w:rPr>
              <w:pPrChange w:id="455" w:author="Ha Pham Thu (SI-DC)" w:date="2025-12-25T16:18:00Z">
                <w:pPr>
                  <w:spacing w:before="60" w:after="60" w:line="312" w:lineRule="auto"/>
                </w:pPr>
              </w:pPrChange>
            </w:pPr>
            <w:del w:id="456" w:author="Trang Tran Thi Thu (EB-NHGD.GPKPVL)" w:date="2026-01-06T11:36:00Z">
              <w:r>
                <w:rPr>
                  <w:color w:val="000000"/>
                </w:rPr>
                <w:delText> </w:delText>
              </w:r>
            </w:del>
          </w:p>
        </w:tc>
        <w:tc>
          <w:tcPr>
            <w:tcW w:w="3870" w:type="dxa"/>
            <w:shd w:val="clear" w:color="auto" w:fill="auto"/>
            <w:noWrap/>
            <w:vAlign w:val="bottom"/>
          </w:tcPr>
          <w:p w14:paraId="4B96E760" w14:textId="5475ED63" w:rsidR="00935609" w:rsidRDefault="00000000">
            <w:pPr>
              <w:spacing w:before="60" w:after="60" w:line="312" w:lineRule="auto"/>
              <w:jc w:val="center"/>
              <w:rPr>
                <w:del w:id="457" w:author="Trang Tran Thi Thu (EB-NHGD.GPKPVL)" w:date="2026-01-06T11:36:00Z"/>
                <w:color w:val="000000"/>
              </w:rPr>
              <w:pPrChange w:id="458" w:author="Ha Pham Thu (SI-DC)" w:date="2025-12-25T16:18:00Z">
                <w:pPr>
                  <w:spacing w:before="60" w:after="60" w:line="312" w:lineRule="auto"/>
                </w:pPr>
              </w:pPrChange>
            </w:pPr>
            <w:del w:id="459" w:author="Trang Tran Thi Thu (EB-NHGD.GPKPVL)" w:date="2026-01-06T11:36:00Z">
              <w:r>
                <w:rPr>
                  <w:color w:val="000000"/>
                </w:rPr>
                <w:delText> </w:delText>
              </w:r>
            </w:del>
          </w:p>
        </w:tc>
        <w:tc>
          <w:tcPr>
            <w:tcW w:w="1507" w:type="dxa"/>
          </w:tcPr>
          <w:p w14:paraId="77372922" w14:textId="4B20DB63" w:rsidR="00935609" w:rsidRDefault="00935609">
            <w:pPr>
              <w:spacing w:before="60" w:after="60" w:line="312" w:lineRule="auto"/>
              <w:jc w:val="center"/>
              <w:rPr>
                <w:del w:id="460" w:author="Trang Tran Thi Thu (EB-NHGD.GPKPVL)" w:date="2026-01-06T11:36:00Z"/>
                <w:color w:val="000000"/>
              </w:rPr>
              <w:pPrChange w:id="461" w:author="Ha Pham Thu (SI-DC)" w:date="2025-12-25T16:18:00Z">
                <w:pPr>
                  <w:spacing w:before="60" w:after="60" w:line="312" w:lineRule="auto"/>
                </w:pPr>
              </w:pPrChange>
            </w:pPr>
          </w:p>
        </w:tc>
      </w:tr>
    </w:tbl>
    <w:p w14:paraId="55B3CC3C" w14:textId="41EC38E9" w:rsidR="00935609" w:rsidRDefault="00935609">
      <w:pPr>
        <w:spacing w:before="60" w:after="60" w:line="288" w:lineRule="auto"/>
        <w:rPr>
          <w:ins w:id="462" w:author="Trang Tran Thi Thu (EB-NHGD.GPKPVL)" w:date="2026-01-06T11:39:00Z"/>
          <w:color w:val="FF0000"/>
        </w:rPr>
        <w:pPrChange w:id="463" w:author="Trang Tran Thi Thu (EB-NHGD.GPKPVL)" w:date="2026-01-06T11:41:00Z">
          <w:pPr>
            <w:spacing w:before="60" w:after="60" w:line="288" w:lineRule="auto"/>
            <w:ind w:left="1440"/>
          </w:pPr>
        </w:pPrChange>
      </w:pPr>
    </w:p>
    <w:p w14:paraId="0AF45C75" w14:textId="77777777" w:rsidR="00935609" w:rsidRDefault="00000000">
      <w:pPr>
        <w:spacing w:before="60" w:after="60" w:line="312" w:lineRule="auto"/>
        <w:jc w:val="center"/>
        <w:rPr>
          <w:ins w:id="464" w:author="Trang Tran Thi Thu (EB-NHGD.GPKPVL)" w:date="2026-01-06T11:40:00Z"/>
          <w:b/>
          <w:sz w:val="26"/>
          <w:szCs w:val="26"/>
        </w:rPr>
      </w:pPr>
      <w:ins w:id="465" w:author="Trang Tran Thi Thu (EB-NHGD.GPKPVL)" w:date="2026-01-06T11:40:00Z">
        <w:r>
          <w:rPr>
            <w:b/>
            <w:sz w:val="26"/>
            <w:szCs w:val="26"/>
          </w:rPr>
          <w:t xml:space="preserve">CHỈ DẪN THANH TOÁN NỘI ĐỊA </w:t>
        </w:r>
      </w:ins>
    </w:p>
    <w:p w14:paraId="5B8BAEDF" w14:textId="77777777" w:rsidR="00935609" w:rsidRDefault="00000000">
      <w:pPr>
        <w:spacing w:before="60" w:after="60" w:line="312" w:lineRule="auto"/>
        <w:jc w:val="center"/>
        <w:rPr>
          <w:ins w:id="466" w:author="Trang Tran Thi Thu (EB-NHGD.GPKPVL)" w:date="2026-01-06T11:40:00Z"/>
          <w:i/>
        </w:rPr>
      </w:pPr>
      <w:ins w:id="467" w:author="Trang Tran Thi Thu (EB-NHGD.GPKPVL)" w:date="2026-01-06T11:40:00Z">
        <w:r>
          <w:rPr>
            <w:i/>
          </w:rPr>
          <w:lastRenderedPageBreak/>
          <w:t xml:space="preserve">(Đính kèm </w:t>
        </w:r>
        <w:commentRangeStart w:id="468"/>
        <w:commentRangeStart w:id="469"/>
        <w:r>
          <w:rPr>
            <w:i/>
          </w:rPr>
          <w:t>Giấy nhận nợ số</w:t>
        </w:r>
      </w:ins>
      <w:commentRangeEnd w:id="468"/>
      <w:commentRangeEnd w:id="469"/>
      <w:r>
        <w:commentReference w:id="468"/>
      </w:r>
      <w:r>
        <w:commentReference w:id="469"/>
      </w:r>
      <w:ins w:id="470" w:author="Trang Tran Thi Thu (EB-NHGD.GPKPVL)" w:date="2026-01-06T11:40:00Z">
        <w:r>
          <w:rPr>
            <w:i/>
          </w:rPr>
          <w:t>:…(31)…………………....   - Phần A: Đề nghị giải ngân)</w:t>
        </w:r>
      </w:ins>
    </w:p>
    <w:p w14:paraId="18C08DF6" w14:textId="77777777" w:rsidR="00935609" w:rsidRDefault="00000000">
      <w:pPr>
        <w:tabs>
          <w:tab w:val="left" w:pos="8115"/>
        </w:tabs>
        <w:spacing w:before="60" w:after="60" w:line="312" w:lineRule="auto"/>
        <w:jc w:val="both"/>
        <w:rPr>
          <w:ins w:id="471" w:author="Trang Tran Thi Thu (EB-NHGD.GPKPVL)" w:date="2026-01-06T11:40:00Z"/>
          <w:b/>
        </w:rPr>
      </w:pPr>
      <w:ins w:id="472" w:author="Trang Tran Thi Thu (EB-NHGD.GPKPVL)" w:date="2026-01-06T11:40:00Z">
        <w:r>
          <w:rPr>
            <w:b/>
          </w:rPr>
          <w:t>I. Thông tin người chuyển</w:t>
        </w:r>
      </w:ins>
    </w:p>
    <w:p w14:paraId="2E12CDE4" w14:textId="77777777" w:rsidR="00935609" w:rsidRDefault="00000000">
      <w:pPr>
        <w:pStyle w:val="ListParagraph"/>
        <w:numPr>
          <w:ilvl w:val="0"/>
          <w:numId w:val="50"/>
        </w:numPr>
        <w:tabs>
          <w:tab w:val="left" w:pos="8115"/>
        </w:tabs>
        <w:spacing w:before="60" w:after="60" w:line="312" w:lineRule="auto"/>
        <w:ind w:left="426"/>
        <w:rPr>
          <w:ins w:id="473" w:author="Trang Tran Thi Thu (EB-NHGD.GPKPVL)" w:date="2026-01-06T11:40:00Z"/>
        </w:rPr>
        <w:pPrChange w:id="474" w:author="Trang Tran Thi Thu (EB-NHGD.GPKPVL)" w:date="2026-01-06T11:45:00Z">
          <w:pPr>
            <w:pStyle w:val="ListParagraph"/>
            <w:numPr>
              <w:numId w:val="50"/>
            </w:numPr>
            <w:tabs>
              <w:tab w:val="left" w:pos="8115"/>
            </w:tabs>
            <w:spacing w:before="60" w:after="60" w:line="312" w:lineRule="auto"/>
            <w:ind w:hanging="360"/>
          </w:pPr>
        </w:pPrChange>
      </w:pPr>
      <w:ins w:id="475" w:author="Trang Tran Thi Thu (EB-NHGD.GPKPVL)" w:date="2026-01-06T11:40:00Z">
        <w:r>
          <w:t>Tên người chuyển: ……………(32)…………………………………</w:t>
        </w:r>
      </w:ins>
    </w:p>
    <w:p w14:paraId="22716E29" w14:textId="3A81100E" w:rsidR="00935609" w:rsidRDefault="00000000">
      <w:pPr>
        <w:pStyle w:val="ListParagraph"/>
        <w:numPr>
          <w:ilvl w:val="0"/>
          <w:numId w:val="50"/>
        </w:numPr>
        <w:tabs>
          <w:tab w:val="left" w:pos="8115"/>
        </w:tabs>
        <w:spacing w:before="60" w:after="60" w:line="312" w:lineRule="auto"/>
        <w:ind w:left="426"/>
        <w:rPr>
          <w:ins w:id="476" w:author="Trang Tran Thi Thu (EB-NHGD.GPKPVL)" w:date="2026-01-06T11:40:00Z"/>
        </w:rPr>
        <w:pPrChange w:id="477" w:author="Trang Tran Thi Thu (EB-NHGD.GPKPVL)" w:date="2026-01-06T11:45:00Z">
          <w:pPr>
            <w:pStyle w:val="ListParagraph"/>
            <w:numPr>
              <w:numId w:val="50"/>
            </w:numPr>
            <w:spacing w:before="60" w:after="60" w:line="312" w:lineRule="auto"/>
            <w:ind w:hanging="360"/>
          </w:pPr>
        </w:pPrChange>
      </w:pPr>
      <w:ins w:id="478" w:author="Trang Tran Thi Thu (EB-NHGD.GPKPVL)" w:date="2026-01-06T11:40:00Z">
        <w:r>
          <w:t>Mã số thuế/</w:t>
        </w:r>
        <w:r>
          <w:rPr>
            <w:color w:val="FF0000"/>
          </w:rPr>
          <w:t xml:space="preserve">Số GCN ĐKDN/Mã số doanh nghiệp/Giấy phép thành lập hoặc giấy tờ tương đương: </w:t>
        </w:r>
        <w:r>
          <w:t>…………(33)……………</w:t>
        </w:r>
      </w:ins>
    </w:p>
    <w:p w14:paraId="749BD58F" w14:textId="77777777" w:rsidR="00935609" w:rsidRDefault="00000000">
      <w:pPr>
        <w:pStyle w:val="ListParagraph"/>
        <w:numPr>
          <w:ilvl w:val="0"/>
          <w:numId w:val="50"/>
        </w:numPr>
        <w:tabs>
          <w:tab w:val="left" w:pos="8115"/>
        </w:tabs>
        <w:spacing w:before="60" w:after="60" w:line="312" w:lineRule="auto"/>
        <w:ind w:left="426"/>
        <w:rPr>
          <w:ins w:id="479" w:author="Trang Tran Thi Thu (EB-NHGD.GPKPVL)" w:date="2026-01-06T11:40:00Z"/>
          <w:color w:val="FF0000"/>
        </w:rPr>
        <w:pPrChange w:id="480" w:author="Trang Tran Thi Thu (EB-NHGD.GPKPVL)" w:date="2026-01-06T11:46:00Z">
          <w:pPr>
            <w:pStyle w:val="ListParagraph"/>
            <w:numPr>
              <w:numId w:val="50"/>
            </w:numPr>
            <w:tabs>
              <w:tab w:val="left" w:pos="8115"/>
            </w:tabs>
            <w:spacing w:before="60" w:after="60" w:line="312" w:lineRule="auto"/>
            <w:ind w:hanging="360"/>
          </w:pPr>
        </w:pPrChange>
      </w:pPr>
      <w:ins w:id="481" w:author="Trang Tran Thi Thu (EB-NHGD.GPKPVL)" w:date="2026-01-06T11:40:00Z">
        <w:r>
          <w:rPr>
            <w:color w:val="FF0000"/>
          </w:rPr>
          <w:t>Ngày chuyển:…..(34)………….</w:t>
        </w:r>
      </w:ins>
    </w:p>
    <w:p w14:paraId="195CD7C5" w14:textId="77777777" w:rsidR="00935609" w:rsidRDefault="00000000">
      <w:pPr>
        <w:pStyle w:val="ListParagraph"/>
        <w:numPr>
          <w:ilvl w:val="0"/>
          <w:numId w:val="50"/>
        </w:numPr>
        <w:tabs>
          <w:tab w:val="left" w:pos="8115"/>
        </w:tabs>
        <w:spacing w:before="60" w:after="60" w:line="312" w:lineRule="auto"/>
        <w:ind w:left="426"/>
        <w:rPr>
          <w:ins w:id="482" w:author="Trang Tran Thi Thu (EB-NHGD.GPKPVL)" w:date="2026-01-06T11:40:00Z"/>
        </w:rPr>
        <w:pPrChange w:id="483" w:author="Trang Tran Thi Thu (EB-NHGD.GPKPVL)" w:date="2026-01-06T11:46:00Z">
          <w:pPr>
            <w:pStyle w:val="ListParagraph"/>
            <w:numPr>
              <w:numId w:val="50"/>
            </w:numPr>
            <w:tabs>
              <w:tab w:val="left" w:pos="8115"/>
            </w:tabs>
            <w:spacing w:before="60" w:after="60" w:line="312" w:lineRule="auto"/>
            <w:ind w:hanging="360"/>
          </w:pPr>
        </w:pPrChange>
      </w:pPr>
      <w:ins w:id="484" w:author="Trang Tran Thi Thu (EB-NHGD.GPKPVL)" w:date="2026-01-06T11:40:00Z">
        <w:r>
          <w:t>Tổng số tiền chuyển đi và đồng tiền chuyển: …………(35)…(36)…………………..</w:t>
        </w:r>
      </w:ins>
    </w:p>
    <w:p w14:paraId="19CE6E1F" w14:textId="2F4EF70E" w:rsidR="00935609" w:rsidRDefault="00000000">
      <w:pPr>
        <w:pStyle w:val="ListParagraph"/>
        <w:tabs>
          <w:tab w:val="left" w:pos="8115"/>
        </w:tabs>
        <w:spacing w:before="60" w:after="60" w:line="312" w:lineRule="auto"/>
        <w:ind w:left="426"/>
        <w:rPr>
          <w:ins w:id="485" w:author="Trang Tran Thi Thu (EB-NHGD.GPKPVL)" w:date="2026-01-06T11:40:00Z"/>
        </w:rPr>
        <w:pPrChange w:id="486" w:author="Trang Tran Thi Thu (EB-NHGD.GPKPVL)" w:date="2026-01-06T11:46:00Z">
          <w:pPr>
            <w:pStyle w:val="ListParagraph"/>
            <w:tabs>
              <w:tab w:val="left" w:pos="8115"/>
            </w:tabs>
            <w:spacing w:before="60" w:after="60" w:line="312" w:lineRule="auto"/>
          </w:pPr>
        </w:pPrChange>
      </w:pPr>
      <w:ins w:id="487" w:author="Trang Tran Thi Thu (EB-NHGD.GPKPVL)" w:date="2026-01-06T11:40:00Z">
        <w:r>
          <w:t>T</w:t>
        </w:r>
        <w:commentRangeStart w:id="488"/>
        <w:r>
          <w:t>rong đó:</w:t>
        </w:r>
      </w:ins>
    </w:p>
    <w:p w14:paraId="1F634EAA" w14:textId="77777777" w:rsidR="00935609" w:rsidRDefault="00000000">
      <w:pPr>
        <w:pStyle w:val="ListParagraph"/>
        <w:tabs>
          <w:tab w:val="left" w:pos="8115"/>
        </w:tabs>
        <w:spacing w:before="60" w:after="60" w:line="312" w:lineRule="auto"/>
        <w:rPr>
          <w:ins w:id="489" w:author="Trang Tran Thi Thu (EB-NHGD.GPKPVL)" w:date="2026-01-06T11:40:00Z"/>
          <w:color w:val="FF0000"/>
        </w:rPr>
      </w:pPr>
      <w:ins w:id="490" w:author="Trang Tran Thi Thu (EB-NHGD.GPKPVL)" w:date="2026-01-06T11:40:00Z">
        <w:r>
          <w:rPr>
            <w:color w:val="FF0000"/>
          </w:rPr>
          <w:t>Vốn vay: …(37)….. … …(38)……</w:t>
        </w:r>
      </w:ins>
    </w:p>
    <w:p w14:paraId="3FCD9A76" w14:textId="77777777" w:rsidR="00935609" w:rsidRDefault="00000000">
      <w:pPr>
        <w:pStyle w:val="ListParagraph"/>
        <w:tabs>
          <w:tab w:val="left" w:pos="8115"/>
        </w:tabs>
        <w:spacing w:before="60" w:after="60" w:line="312" w:lineRule="auto"/>
        <w:rPr>
          <w:ins w:id="491" w:author="Trang Tran Thi Thu (EB-NHGD.GPKPVL)" w:date="2026-01-06T11:40:00Z"/>
          <w:color w:val="FF0000"/>
        </w:rPr>
      </w:pPr>
      <w:ins w:id="492" w:author="Trang Tran Thi Thu (EB-NHGD.GPKPVL)" w:date="2026-01-06T11:40:00Z">
        <w:r>
          <w:rPr>
            <w:color w:val="FF0000"/>
          </w:rPr>
          <w:t>Vốn tự có: ..(39)….... …(40)….. từ số TKTT ….(</w:t>
        </w:r>
        <w:commentRangeStart w:id="493"/>
        <w:r>
          <w:rPr>
            <w:color w:val="FF0000"/>
          </w:rPr>
          <w:t>41)..……..</w:t>
        </w:r>
      </w:ins>
      <w:commentRangeEnd w:id="493"/>
      <w:r>
        <w:commentReference w:id="493"/>
      </w:r>
    </w:p>
    <w:p w14:paraId="4DAB7E61" w14:textId="77777777" w:rsidR="00935609" w:rsidRPr="00935609" w:rsidRDefault="00000000">
      <w:pPr>
        <w:tabs>
          <w:tab w:val="left" w:pos="8115"/>
        </w:tabs>
        <w:spacing w:before="60" w:after="60" w:line="312" w:lineRule="auto"/>
        <w:jc w:val="both"/>
        <w:rPr>
          <w:ins w:id="494" w:author="Trang Tran Thi Thu (EB-NHGD.GPKPVL)" w:date="2026-01-06T11:40:00Z"/>
          <w:i/>
          <w:rPrChange w:id="495" w:author="Trang Tran Thi Thu (EB-NHGD.GPKPVL)" w:date="2026-01-06T11:47:00Z">
            <w:rPr>
              <w:ins w:id="496" w:author="Trang Tran Thi Thu (EB-NHGD.GPKPVL)" w:date="2026-01-06T11:40:00Z"/>
              <w:i/>
              <w:sz w:val="22"/>
            </w:rPr>
          </w:rPrChange>
        </w:rPr>
      </w:pPr>
      <w:ins w:id="497" w:author="Trang Tran Thi Thu (EB-NHGD.GPKPVL)" w:date="2026-01-06T11:40:00Z">
        <w:r>
          <w:rPr>
            <w:i/>
            <w:rPrChange w:id="498" w:author="Trang Tran Thi Thu (EB-NHGD.GPKPVL)" w:date="2026-01-06T11:47:00Z">
              <w:rPr>
                <w:i/>
                <w:sz w:val="22"/>
              </w:rPr>
            </w:rPrChange>
          </w:rPr>
          <w:t>Đề nghị MSB tự động trích tiền từ tài khoản nêu trên để thanh toán cho người thụ hưởng với các thông tin nêu tại mục II dưới đây.</w:t>
        </w:r>
      </w:ins>
      <w:commentRangeEnd w:id="488"/>
      <w:r>
        <w:commentReference w:id="488"/>
      </w:r>
      <w:ins w:id="499" w:author="Trang Tran Thi Thu (EB-NHGD.GPKPVL)" w:date="2026-01-06T11:40:00Z">
        <w:r>
          <w:rPr>
            <w:i/>
            <w:rPrChange w:id="500" w:author="Trang Tran Thi Thu (EB-NHGD.GPKPVL)" w:date="2026-01-06T11:47:00Z">
              <w:rPr>
                <w:i/>
                <w:sz w:val="22"/>
              </w:rPr>
            </w:rPrChange>
          </w:rPr>
          <w:t xml:space="preserve"> </w:t>
        </w:r>
      </w:ins>
    </w:p>
    <w:p w14:paraId="471C1D17" w14:textId="70E1A9AF" w:rsidR="00935609" w:rsidRDefault="00000000">
      <w:pPr>
        <w:tabs>
          <w:tab w:val="left" w:pos="8115"/>
        </w:tabs>
        <w:spacing w:before="60" w:after="60" w:line="312" w:lineRule="auto"/>
        <w:jc w:val="both"/>
        <w:rPr>
          <w:ins w:id="501" w:author="Trang Tran Thi Thu (EB-NHGD.GPKPVL)" w:date="2026-01-06T15:19:00Z"/>
          <w:b/>
        </w:rPr>
      </w:pPr>
      <w:ins w:id="502" w:author="Trang Tran Thi Thu (EB-NHGD.GPKPVL)" w:date="2026-01-06T11:40:00Z">
        <w:r>
          <w:rPr>
            <w:b/>
          </w:rPr>
          <w:t>II. Thông tin người thụ hưởng</w:t>
        </w:r>
      </w:ins>
    </w:p>
    <w:tbl>
      <w:tblPr>
        <w:tblpPr w:leftFromText="180" w:rightFromText="180" w:vertAnchor="text" w:tblpXSpec="center" w:tblpY="1"/>
        <w:tblOverlap w:val="never"/>
        <w:tblW w:w="13994" w:type="dxa"/>
        <w:tblLayout w:type="fixed"/>
        <w:tblLook w:val="04A0" w:firstRow="1" w:lastRow="0" w:firstColumn="1" w:lastColumn="0" w:noHBand="0" w:noVBand="1"/>
      </w:tblPr>
      <w:tblGrid>
        <w:gridCol w:w="704"/>
        <w:gridCol w:w="2268"/>
        <w:gridCol w:w="2268"/>
        <w:gridCol w:w="2268"/>
        <w:gridCol w:w="2126"/>
        <w:gridCol w:w="2800"/>
        <w:gridCol w:w="1560"/>
      </w:tblGrid>
      <w:tr w:rsidR="00935609" w14:paraId="4F780A79" w14:textId="77777777">
        <w:trPr>
          <w:trHeight w:val="402"/>
          <w:ins w:id="503" w:author="Trang Tran Thi Thu (EB-NHGD.GPKPVL)" w:date="2026-01-06T15:19:00Z"/>
        </w:trPr>
        <w:tc>
          <w:tcPr>
            <w:tcW w:w="704" w:type="dxa"/>
            <w:tcBorders>
              <w:top w:val="single" w:sz="4" w:space="0" w:color="auto"/>
              <w:left w:val="single" w:sz="4" w:space="0" w:color="auto"/>
              <w:bottom w:val="single" w:sz="4" w:space="0" w:color="auto"/>
              <w:right w:val="single" w:sz="4" w:space="0" w:color="auto"/>
            </w:tcBorders>
            <w:shd w:val="clear" w:color="auto" w:fill="DAEEF3" w:themeFill="accent5" w:themeFillTint="33"/>
          </w:tcPr>
          <w:p w14:paraId="7C44334A" w14:textId="77777777" w:rsidR="00935609" w:rsidRDefault="00000000">
            <w:pPr>
              <w:spacing w:before="60" w:after="60" w:line="312" w:lineRule="auto"/>
              <w:jc w:val="center"/>
              <w:rPr>
                <w:ins w:id="504" w:author="Trang Tran Thi Thu (EB-NHGD.GPKPVL)" w:date="2026-01-06T15:19:00Z"/>
                <w:lang w:val="vi-VN"/>
              </w:rPr>
            </w:pPr>
            <w:ins w:id="505" w:author="Trang Tran Thi Thu (EB-NHGD.GPKPVL)" w:date="2026-01-06T15:19:00Z">
              <w:r>
                <w:rPr>
                  <w:b/>
                </w:rPr>
                <w:t>STT</w:t>
              </w:r>
            </w:ins>
          </w:p>
        </w:tc>
        <w:tc>
          <w:tcPr>
            <w:tcW w:w="2268" w:type="dxa"/>
            <w:tcBorders>
              <w:top w:val="single" w:sz="4" w:space="0" w:color="auto"/>
              <w:left w:val="single" w:sz="4" w:space="0" w:color="auto"/>
              <w:bottom w:val="single" w:sz="4" w:space="0" w:color="auto"/>
              <w:right w:val="single" w:sz="4" w:space="0" w:color="auto"/>
            </w:tcBorders>
            <w:shd w:val="clear" w:color="auto" w:fill="DAEEF3" w:themeFill="accent5" w:themeFillTint="33"/>
          </w:tcPr>
          <w:p w14:paraId="71BF7F71" w14:textId="77777777" w:rsidR="00935609" w:rsidRDefault="00000000">
            <w:pPr>
              <w:spacing w:before="60" w:after="60" w:line="312" w:lineRule="auto"/>
              <w:jc w:val="center"/>
              <w:rPr>
                <w:ins w:id="506" w:author="Trang Tran Thi Thu (EB-NHGD.GPKPVL)" w:date="2026-01-06T15:20:00Z"/>
                <w:b/>
              </w:rPr>
            </w:pPr>
            <w:ins w:id="507" w:author="Trang Tran Thi Thu (EB-NHGD.GPKPVL)" w:date="2026-01-06T15:19:00Z">
              <w:r>
                <w:rPr>
                  <w:b/>
                </w:rPr>
                <w:t>Số tiền chuyển</w:t>
              </w:r>
            </w:ins>
          </w:p>
          <w:p w14:paraId="5F70A1FB" w14:textId="500FE9C3" w:rsidR="00935609" w:rsidRDefault="00000000">
            <w:pPr>
              <w:spacing w:before="60" w:after="60" w:line="312" w:lineRule="auto"/>
              <w:jc w:val="center"/>
              <w:rPr>
                <w:ins w:id="508" w:author="Trang Tran Thi Thu (EB-NHGD.GPKPVL)" w:date="2026-01-06T15:19:00Z"/>
              </w:rPr>
            </w:pPr>
            <w:ins w:id="509" w:author="Trang Tran Thi Thu (EB-NHGD.GPKPVL)" w:date="2026-01-06T15:20:00Z">
              <w:r>
                <w:rPr>
                  <w:b/>
                  <w:color w:val="FF0000"/>
                  <w:rPrChange w:id="510" w:author="Trang Tran Thi Thu (EB-NHGD.GPKPVL)" w:date="2026-01-06T15:20:00Z">
                    <w:rPr>
                      <w:b/>
                    </w:rPr>
                  </w:rPrChange>
                </w:rPr>
                <w:t>(42)</w:t>
              </w:r>
            </w:ins>
          </w:p>
        </w:tc>
        <w:tc>
          <w:tcPr>
            <w:tcW w:w="2268" w:type="dxa"/>
            <w:tcBorders>
              <w:top w:val="single" w:sz="4" w:space="0" w:color="auto"/>
              <w:left w:val="single" w:sz="4" w:space="0" w:color="auto"/>
              <w:bottom w:val="single" w:sz="4" w:space="0" w:color="auto"/>
              <w:right w:val="single" w:sz="4" w:space="0" w:color="auto"/>
            </w:tcBorders>
            <w:shd w:val="clear" w:color="auto" w:fill="DAEEF3" w:themeFill="accent5" w:themeFillTint="33"/>
          </w:tcPr>
          <w:p w14:paraId="7F02FD03" w14:textId="77777777" w:rsidR="00935609" w:rsidRDefault="00000000">
            <w:pPr>
              <w:spacing w:before="60" w:after="60" w:line="312" w:lineRule="auto"/>
              <w:jc w:val="center"/>
              <w:rPr>
                <w:ins w:id="511" w:author="Trang Tran Thi Thu (EB-NHGD.GPKPVL)" w:date="2026-01-06T15:19:00Z"/>
                <w:b/>
              </w:rPr>
            </w:pPr>
            <w:ins w:id="512" w:author="Trang Tran Thi Thu (EB-NHGD.GPKPVL)" w:date="2026-01-06T15:19:00Z">
              <w:r>
                <w:rPr>
                  <w:b/>
                </w:rPr>
                <w:t>Tên người thụ hưởngthụ hưởng</w:t>
              </w:r>
            </w:ins>
          </w:p>
        </w:tc>
        <w:tc>
          <w:tcPr>
            <w:tcW w:w="2268" w:type="dxa"/>
            <w:tcBorders>
              <w:top w:val="single" w:sz="4" w:space="0" w:color="auto"/>
              <w:left w:val="single" w:sz="4" w:space="0" w:color="auto"/>
              <w:bottom w:val="single" w:sz="4" w:space="0" w:color="auto"/>
              <w:right w:val="single" w:sz="4" w:space="0" w:color="auto"/>
            </w:tcBorders>
            <w:shd w:val="clear" w:color="auto" w:fill="DAEEF3" w:themeFill="accent5" w:themeFillTint="33"/>
          </w:tcPr>
          <w:p w14:paraId="30B14C55" w14:textId="77777777" w:rsidR="00935609" w:rsidRDefault="00000000">
            <w:pPr>
              <w:spacing w:before="60" w:after="60" w:line="312" w:lineRule="auto"/>
              <w:jc w:val="center"/>
              <w:rPr>
                <w:ins w:id="513" w:author="Trang Tran Thi Thu (EB-NHGD.GPKPVL)" w:date="2026-01-06T15:19:00Z"/>
                <w:lang w:val="vi-VN"/>
              </w:rPr>
            </w:pPr>
            <w:ins w:id="514" w:author="Trang Tran Thi Thu (EB-NHGD.GPKPVL)" w:date="2026-01-06T15:19:00Z">
              <w:r>
                <w:rPr>
                  <w:b/>
                </w:rPr>
                <w:t>Ngân hàng hưởng</w:t>
              </w:r>
            </w:ins>
          </w:p>
        </w:tc>
        <w:tc>
          <w:tcPr>
            <w:tcW w:w="2126" w:type="dxa"/>
            <w:tcBorders>
              <w:top w:val="single" w:sz="4" w:space="0" w:color="auto"/>
              <w:left w:val="single" w:sz="4" w:space="0" w:color="auto"/>
              <w:bottom w:val="single" w:sz="4" w:space="0" w:color="auto"/>
              <w:right w:val="single" w:sz="4" w:space="0" w:color="auto"/>
            </w:tcBorders>
            <w:shd w:val="clear" w:color="auto" w:fill="DAEEF3" w:themeFill="accent5" w:themeFillTint="33"/>
          </w:tcPr>
          <w:p w14:paraId="1CCA369E" w14:textId="77777777" w:rsidR="00935609" w:rsidRDefault="00000000">
            <w:pPr>
              <w:spacing w:before="60" w:after="60" w:line="312" w:lineRule="auto"/>
              <w:jc w:val="center"/>
              <w:rPr>
                <w:ins w:id="515" w:author="Trang Tran Thi Thu (EB-NHGD.GPKPVL)" w:date="2026-01-06T15:19:00Z"/>
              </w:rPr>
            </w:pPr>
            <w:ins w:id="516" w:author="Trang Tran Thi Thu (EB-NHGD.GPKPVL)" w:date="2026-01-06T15:19:00Z">
              <w:r>
                <w:rPr>
                  <w:b/>
                </w:rPr>
                <w:t>Số tài khoản thụ hưởng</w:t>
              </w:r>
            </w:ins>
          </w:p>
        </w:tc>
        <w:tc>
          <w:tcPr>
            <w:tcW w:w="2800" w:type="dxa"/>
            <w:tcBorders>
              <w:top w:val="single" w:sz="4" w:space="0" w:color="auto"/>
              <w:left w:val="single" w:sz="4" w:space="0" w:color="auto"/>
              <w:bottom w:val="single" w:sz="4" w:space="0" w:color="auto"/>
              <w:right w:val="single" w:sz="4" w:space="0" w:color="000000"/>
            </w:tcBorders>
            <w:shd w:val="clear" w:color="auto" w:fill="DAEEF3" w:themeFill="accent5" w:themeFillTint="33"/>
          </w:tcPr>
          <w:p w14:paraId="149E07CB" w14:textId="77777777" w:rsidR="00935609" w:rsidRDefault="00000000">
            <w:pPr>
              <w:spacing w:before="60" w:after="60" w:line="312" w:lineRule="auto"/>
              <w:jc w:val="center"/>
              <w:rPr>
                <w:ins w:id="517" w:author="Trang Tran Thi Thu (EB-NHGD.GPKPVL)" w:date="2026-01-06T15:19:00Z"/>
              </w:rPr>
            </w:pPr>
            <w:ins w:id="518" w:author="Trang Tran Thi Thu (EB-NHGD.GPKPVL)" w:date="2026-01-06T15:19:00Z">
              <w:r>
                <w:rPr>
                  <w:b/>
                </w:rPr>
                <w:t>Nội dung thanh toán</w:t>
              </w:r>
            </w:ins>
          </w:p>
        </w:tc>
        <w:tc>
          <w:tcPr>
            <w:tcW w:w="1560" w:type="dxa"/>
            <w:tcBorders>
              <w:top w:val="single" w:sz="4" w:space="0" w:color="auto"/>
              <w:left w:val="single" w:sz="4" w:space="0" w:color="auto"/>
              <w:bottom w:val="single" w:sz="4" w:space="0" w:color="auto"/>
              <w:right w:val="single" w:sz="4" w:space="0" w:color="000000"/>
            </w:tcBorders>
            <w:shd w:val="clear" w:color="auto" w:fill="DAEEF3" w:themeFill="accent5" w:themeFillTint="33"/>
          </w:tcPr>
          <w:p w14:paraId="0D9DB9A9" w14:textId="77777777" w:rsidR="00935609" w:rsidRDefault="00000000">
            <w:pPr>
              <w:spacing w:before="60" w:after="60" w:line="312" w:lineRule="auto"/>
              <w:jc w:val="center"/>
              <w:rPr>
                <w:ins w:id="519" w:author="Trang Tran Thi Thu (EB-NHGD.GPKPVL)" w:date="2026-01-06T15:19:00Z"/>
                <w:b/>
                <w:bCs/>
              </w:rPr>
            </w:pPr>
            <w:ins w:id="520" w:author="Trang Tran Thi Thu (EB-NHGD.GPKPVL)" w:date="2026-01-06T15:19:00Z">
              <w:r>
                <w:rPr>
                  <w:b/>
                </w:rPr>
                <w:t>Người chịu phí (nếu có)</w:t>
              </w:r>
            </w:ins>
          </w:p>
        </w:tc>
      </w:tr>
      <w:tr w:rsidR="00935609" w14:paraId="08817619" w14:textId="77777777">
        <w:trPr>
          <w:trHeight w:val="54"/>
          <w:ins w:id="521" w:author="Trang Tran Thi Thu (EB-NHGD.GPKPVL)" w:date="2026-01-06T15:19:00Z"/>
        </w:trPr>
        <w:tc>
          <w:tcPr>
            <w:tcW w:w="70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77B7E1B" w14:textId="77777777" w:rsidR="00935609" w:rsidRDefault="00000000">
            <w:pPr>
              <w:spacing w:before="60" w:after="60" w:line="312" w:lineRule="auto"/>
              <w:jc w:val="center"/>
              <w:rPr>
                <w:ins w:id="522" w:author="Trang Tran Thi Thu (EB-NHGD.GPKPVL)" w:date="2026-01-06T15:19:00Z"/>
              </w:rPr>
            </w:pPr>
            <w:ins w:id="523" w:author="Trang Tran Thi Thu (EB-NHGD.GPKPVL)" w:date="2026-01-06T15:19:00Z">
              <w:r>
                <w:t>1</w:t>
              </w:r>
            </w:ins>
          </w:p>
        </w:tc>
        <w:tc>
          <w:tcPr>
            <w:tcW w:w="2268" w:type="dxa"/>
            <w:tcBorders>
              <w:top w:val="single" w:sz="4" w:space="0" w:color="auto"/>
              <w:left w:val="single" w:sz="4" w:space="0" w:color="auto"/>
              <w:bottom w:val="single" w:sz="4" w:space="0" w:color="auto"/>
              <w:right w:val="single" w:sz="4" w:space="0" w:color="auto"/>
            </w:tcBorders>
            <w:vAlign w:val="center"/>
          </w:tcPr>
          <w:p w14:paraId="67A1A08E" w14:textId="1695F66D" w:rsidR="00935609" w:rsidRDefault="00000000">
            <w:pPr>
              <w:spacing w:before="60" w:after="60" w:line="312" w:lineRule="auto"/>
              <w:jc w:val="center"/>
              <w:rPr>
                <w:ins w:id="524" w:author="Trang Tran Thi Thu (EB-NHGD.GPKPVL)" w:date="2026-01-06T15:19:00Z"/>
                <w:color w:val="000000"/>
              </w:rPr>
            </w:pPr>
            <w:ins w:id="525" w:author="Trang Tran Thi Thu (EB-NHGD.GPKPVL)" w:date="2026-01-06T15:20:00Z">
              <w:r>
                <w:rPr>
                  <w:color w:val="000000"/>
                </w:rPr>
                <w:t>………(43)……</w:t>
              </w:r>
              <w:commentRangeStart w:id="526"/>
              <w:r>
                <w:rPr>
                  <w:color w:val="FF0000"/>
                </w:rPr>
                <w:t>(*)</w:t>
              </w:r>
            </w:ins>
            <w:commentRangeEnd w:id="526"/>
            <w:r>
              <w:commentReference w:id="526"/>
            </w:r>
          </w:p>
        </w:tc>
        <w:tc>
          <w:tcPr>
            <w:tcW w:w="2268" w:type="dxa"/>
            <w:tcBorders>
              <w:top w:val="single" w:sz="4" w:space="0" w:color="auto"/>
              <w:left w:val="single" w:sz="4" w:space="0" w:color="auto"/>
              <w:bottom w:val="single" w:sz="4" w:space="0" w:color="auto"/>
              <w:right w:val="single" w:sz="4" w:space="0" w:color="auto"/>
            </w:tcBorders>
            <w:vAlign w:val="center"/>
          </w:tcPr>
          <w:p w14:paraId="3E99641E" w14:textId="01E79E5F" w:rsidR="00935609" w:rsidRDefault="00000000">
            <w:pPr>
              <w:spacing w:before="60" w:after="60" w:line="312" w:lineRule="auto"/>
              <w:jc w:val="center"/>
              <w:rPr>
                <w:ins w:id="527" w:author="Trang Tran Thi Thu (EB-NHGD.GPKPVL)" w:date="2026-01-06T15:19:00Z"/>
              </w:rPr>
            </w:pPr>
            <w:ins w:id="528" w:author="Trang Tran Thi Thu (EB-NHGD.GPKPVL)" w:date="2026-01-06T15:20:00Z">
              <w:r>
                <w:t>(44)</w:t>
              </w:r>
            </w:ins>
          </w:p>
        </w:tc>
        <w:tc>
          <w:tcPr>
            <w:tcW w:w="2268" w:type="dxa"/>
            <w:tcBorders>
              <w:top w:val="single" w:sz="4" w:space="0" w:color="auto"/>
              <w:left w:val="single" w:sz="4" w:space="0" w:color="auto"/>
              <w:bottom w:val="single" w:sz="4" w:space="0" w:color="auto"/>
              <w:right w:val="single" w:sz="4" w:space="0" w:color="auto"/>
            </w:tcBorders>
            <w:vAlign w:val="center"/>
          </w:tcPr>
          <w:p w14:paraId="1DA2A865" w14:textId="2DB3637A" w:rsidR="00935609" w:rsidRDefault="00000000">
            <w:pPr>
              <w:spacing w:before="60" w:after="60" w:line="312" w:lineRule="auto"/>
              <w:jc w:val="center"/>
              <w:rPr>
                <w:ins w:id="529" w:author="Trang Tran Thi Thu (EB-NHGD.GPKPVL)" w:date="2026-01-06T15:19:00Z"/>
              </w:rPr>
            </w:pPr>
            <w:ins w:id="530" w:author="Trang Tran Thi Thu (EB-NHGD.GPKPVL)" w:date="2026-01-06T15:20:00Z">
              <w:r>
                <w:t>(45)</w:t>
              </w:r>
            </w:ins>
          </w:p>
        </w:tc>
        <w:tc>
          <w:tcPr>
            <w:tcW w:w="212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422E7D6" w14:textId="55FC054E" w:rsidR="00935609" w:rsidRDefault="00000000">
            <w:pPr>
              <w:spacing w:before="60" w:after="60" w:line="312" w:lineRule="auto"/>
              <w:jc w:val="center"/>
              <w:rPr>
                <w:ins w:id="531" w:author="Trang Tran Thi Thu (EB-NHGD.GPKPVL)" w:date="2026-01-06T15:19:00Z"/>
              </w:rPr>
            </w:pPr>
            <w:ins w:id="532" w:author="Trang Tran Thi Thu (EB-NHGD.GPKPVL)" w:date="2026-01-06T15:20:00Z">
              <w:r>
                <w:t>(46)</w:t>
              </w:r>
            </w:ins>
          </w:p>
        </w:tc>
        <w:tc>
          <w:tcPr>
            <w:tcW w:w="2800" w:type="dxa"/>
            <w:tcBorders>
              <w:top w:val="single" w:sz="4" w:space="0" w:color="auto"/>
              <w:left w:val="single" w:sz="4" w:space="0" w:color="auto"/>
              <w:bottom w:val="single" w:sz="4" w:space="0" w:color="auto"/>
              <w:right w:val="single" w:sz="4" w:space="0" w:color="000000"/>
            </w:tcBorders>
            <w:vAlign w:val="center"/>
          </w:tcPr>
          <w:p w14:paraId="4A24B89C" w14:textId="406464D7" w:rsidR="00935609" w:rsidRDefault="00000000">
            <w:pPr>
              <w:spacing w:before="60" w:after="60" w:line="312" w:lineRule="auto"/>
              <w:jc w:val="center"/>
              <w:rPr>
                <w:ins w:id="533" w:author="Trang Tran Thi Thu (EB-NHGD.GPKPVL)" w:date="2026-01-06T15:19:00Z"/>
              </w:rPr>
            </w:pPr>
            <w:ins w:id="534" w:author="Trang Tran Thi Thu (EB-NHGD.GPKPVL)" w:date="2026-01-06T15:20:00Z">
              <w:r>
                <w:t xml:space="preserve">              (47)</w:t>
              </w:r>
            </w:ins>
          </w:p>
        </w:tc>
        <w:tc>
          <w:tcPr>
            <w:tcW w:w="1560" w:type="dxa"/>
            <w:tcBorders>
              <w:top w:val="single" w:sz="4" w:space="0" w:color="auto"/>
              <w:left w:val="single" w:sz="4" w:space="0" w:color="auto"/>
              <w:bottom w:val="single" w:sz="4" w:space="0" w:color="auto"/>
              <w:right w:val="single" w:sz="4" w:space="0" w:color="000000"/>
            </w:tcBorders>
            <w:vAlign w:val="center"/>
          </w:tcPr>
          <w:p w14:paraId="7DCB1787" w14:textId="667D6E56" w:rsidR="00935609" w:rsidRDefault="00000000">
            <w:pPr>
              <w:spacing w:before="60" w:after="60" w:line="312" w:lineRule="auto"/>
              <w:jc w:val="center"/>
              <w:rPr>
                <w:ins w:id="535" w:author="Trang Tran Thi Thu (EB-NHGD.GPKPVL)" w:date="2026-01-06T15:19:00Z"/>
              </w:rPr>
            </w:pPr>
            <w:ins w:id="536" w:author="Trang Tran Thi Thu (EB-NHGD.GPKPVL)" w:date="2026-01-06T15:20:00Z">
              <w:r>
                <w:t>(48)</w:t>
              </w:r>
            </w:ins>
          </w:p>
        </w:tc>
      </w:tr>
      <w:tr w:rsidR="00935609" w14:paraId="699C45EA" w14:textId="77777777">
        <w:trPr>
          <w:trHeight w:val="402"/>
          <w:ins w:id="537" w:author="Trang Tran Thi Thu (EB-NHGD.GPKPVL)" w:date="2026-01-06T15:19:00Z"/>
        </w:trPr>
        <w:tc>
          <w:tcPr>
            <w:tcW w:w="70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21B837B" w14:textId="77777777" w:rsidR="00935609" w:rsidRDefault="00000000">
            <w:pPr>
              <w:spacing w:before="60" w:after="60" w:line="312" w:lineRule="auto"/>
              <w:jc w:val="center"/>
              <w:rPr>
                <w:ins w:id="538" w:author="Trang Tran Thi Thu (EB-NHGD.GPKPVL)" w:date="2026-01-06T15:19:00Z"/>
              </w:rPr>
            </w:pPr>
            <w:ins w:id="539" w:author="Trang Tran Thi Thu (EB-NHGD.GPKPVL)" w:date="2026-01-06T15:19:00Z">
              <w:r>
                <w:t>2</w:t>
              </w:r>
            </w:ins>
          </w:p>
        </w:tc>
        <w:tc>
          <w:tcPr>
            <w:tcW w:w="2268" w:type="dxa"/>
            <w:tcBorders>
              <w:top w:val="single" w:sz="4" w:space="0" w:color="auto"/>
              <w:left w:val="single" w:sz="4" w:space="0" w:color="auto"/>
              <w:bottom w:val="single" w:sz="4" w:space="0" w:color="auto"/>
              <w:right w:val="single" w:sz="4" w:space="0" w:color="auto"/>
            </w:tcBorders>
            <w:vAlign w:val="center"/>
          </w:tcPr>
          <w:p w14:paraId="348FCDB1" w14:textId="77777777" w:rsidR="00935609" w:rsidRDefault="00000000">
            <w:pPr>
              <w:spacing w:before="60" w:after="60" w:line="312" w:lineRule="auto"/>
              <w:jc w:val="center"/>
              <w:rPr>
                <w:ins w:id="540" w:author="Trang Tran Thi Thu (EB-NHGD.GPKPVL)" w:date="2026-01-06T15:19:00Z"/>
              </w:rPr>
            </w:pPr>
            <w:ins w:id="541" w:author="Trang Tran Thi Thu (EB-NHGD.GPKPVL)" w:date="2026-01-06T15:19:00Z">
              <w:r>
                <w:rPr>
                  <w:color w:val="000000"/>
                </w:rPr>
                <w:t>……………………</w:t>
              </w:r>
            </w:ins>
          </w:p>
        </w:tc>
        <w:tc>
          <w:tcPr>
            <w:tcW w:w="2268" w:type="dxa"/>
            <w:tcBorders>
              <w:top w:val="single" w:sz="4" w:space="0" w:color="auto"/>
              <w:left w:val="single" w:sz="4" w:space="0" w:color="auto"/>
              <w:bottom w:val="single" w:sz="4" w:space="0" w:color="auto"/>
              <w:right w:val="single" w:sz="4" w:space="0" w:color="auto"/>
            </w:tcBorders>
            <w:vAlign w:val="center"/>
          </w:tcPr>
          <w:p w14:paraId="0BD2C822" w14:textId="77777777" w:rsidR="00935609" w:rsidRDefault="00935609">
            <w:pPr>
              <w:spacing w:before="60" w:after="60" w:line="312" w:lineRule="auto"/>
              <w:jc w:val="center"/>
              <w:rPr>
                <w:ins w:id="542" w:author="Trang Tran Thi Thu (EB-NHGD.GPKPVL)" w:date="2026-01-06T15:19:00Z"/>
              </w:rPr>
            </w:pPr>
          </w:p>
        </w:tc>
        <w:tc>
          <w:tcPr>
            <w:tcW w:w="2268" w:type="dxa"/>
            <w:tcBorders>
              <w:top w:val="single" w:sz="4" w:space="0" w:color="auto"/>
              <w:left w:val="single" w:sz="4" w:space="0" w:color="auto"/>
              <w:bottom w:val="single" w:sz="4" w:space="0" w:color="auto"/>
              <w:right w:val="single" w:sz="4" w:space="0" w:color="auto"/>
            </w:tcBorders>
            <w:vAlign w:val="center"/>
          </w:tcPr>
          <w:p w14:paraId="3054891C" w14:textId="77777777" w:rsidR="00935609" w:rsidRDefault="00935609">
            <w:pPr>
              <w:spacing w:before="60" w:after="60" w:line="312" w:lineRule="auto"/>
              <w:jc w:val="center"/>
              <w:rPr>
                <w:ins w:id="543" w:author="Trang Tran Thi Thu (EB-NHGD.GPKPVL)" w:date="2026-01-06T15:19:00Z"/>
              </w:rPr>
            </w:pPr>
          </w:p>
        </w:tc>
        <w:tc>
          <w:tcPr>
            <w:tcW w:w="212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61CB8F6" w14:textId="77777777" w:rsidR="00935609" w:rsidRDefault="00935609">
            <w:pPr>
              <w:spacing w:before="60" w:after="60" w:line="312" w:lineRule="auto"/>
              <w:jc w:val="center"/>
              <w:rPr>
                <w:ins w:id="544" w:author="Trang Tran Thi Thu (EB-NHGD.GPKPVL)" w:date="2026-01-06T15:19:00Z"/>
              </w:rPr>
            </w:pPr>
          </w:p>
        </w:tc>
        <w:tc>
          <w:tcPr>
            <w:tcW w:w="2800" w:type="dxa"/>
            <w:tcBorders>
              <w:top w:val="single" w:sz="4" w:space="0" w:color="auto"/>
              <w:left w:val="single" w:sz="4" w:space="0" w:color="auto"/>
              <w:bottom w:val="single" w:sz="4" w:space="0" w:color="auto"/>
              <w:right w:val="single" w:sz="4" w:space="0" w:color="000000"/>
            </w:tcBorders>
            <w:vAlign w:val="center"/>
          </w:tcPr>
          <w:p w14:paraId="06F07B47" w14:textId="77777777" w:rsidR="00935609" w:rsidRDefault="00935609">
            <w:pPr>
              <w:spacing w:before="60" w:after="60" w:line="312" w:lineRule="auto"/>
              <w:jc w:val="center"/>
              <w:rPr>
                <w:ins w:id="545" w:author="Trang Tran Thi Thu (EB-NHGD.GPKPVL)" w:date="2026-01-06T15:19:00Z"/>
              </w:rPr>
            </w:pPr>
          </w:p>
        </w:tc>
        <w:tc>
          <w:tcPr>
            <w:tcW w:w="1560" w:type="dxa"/>
            <w:tcBorders>
              <w:top w:val="single" w:sz="4" w:space="0" w:color="auto"/>
              <w:left w:val="single" w:sz="4" w:space="0" w:color="auto"/>
              <w:bottom w:val="single" w:sz="4" w:space="0" w:color="auto"/>
              <w:right w:val="single" w:sz="4" w:space="0" w:color="000000"/>
            </w:tcBorders>
            <w:vAlign w:val="center"/>
          </w:tcPr>
          <w:p w14:paraId="52B61853" w14:textId="77777777" w:rsidR="00935609" w:rsidRDefault="00935609">
            <w:pPr>
              <w:spacing w:before="60" w:after="60" w:line="312" w:lineRule="auto"/>
              <w:jc w:val="center"/>
              <w:rPr>
                <w:ins w:id="546" w:author="Trang Tran Thi Thu (EB-NHGD.GPKPVL)" w:date="2026-01-06T15:19:00Z"/>
              </w:rPr>
            </w:pPr>
          </w:p>
        </w:tc>
      </w:tr>
      <w:tr w:rsidR="00935609" w14:paraId="2B3321FD" w14:textId="77777777">
        <w:trPr>
          <w:trHeight w:val="402"/>
          <w:ins w:id="547" w:author="Trang Tran Thi Thu (EB-NHGD.GPKPVL)" w:date="2026-01-06T15:19:00Z"/>
        </w:trPr>
        <w:tc>
          <w:tcPr>
            <w:tcW w:w="70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02519B4" w14:textId="77777777" w:rsidR="00935609" w:rsidRDefault="00000000">
            <w:pPr>
              <w:spacing w:before="60" w:after="60" w:line="312" w:lineRule="auto"/>
              <w:jc w:val="center"/>
              <w:rPr>
                <w:ins w:id="548" w:author="Trang Tran Thi Thu (EB-NHGD.GPKPVL)" w:date="2026-01-06T15:19:00Z"/>
              </w:rPr>
            </w:pPr>
            <w:ins w:id="549" w:author="Trang Tran Thi Thu (EB-NHGD.GPKPVL)" w:date="2026-01-06T15:19:00Z">
              <w:r>
                <w:t>3</w:t>
              </w:r>
            </w:ins>
          </w:p>
        </w:tc>
        <w:tc>
          <w:tcPr>
            <w:tcW w:w="2268" w:type="dxa"/>
            <w:tcBorders>
              <w:top w:val="single" w:sz="4" w:space="0" w:color="auto"/>
              <w:left w:val="single" w:sz="4" w:space="0" w:color="auto"/>
              <w:bottom w:val="single" w:sz="4" w:space="0" w:color="auto"/>
              <w:right w:val="single" w:sz="4" w:space="0" w:color="auto"/>
            </w:tcBorders>
            <w:vAlign w:val="center"/>
          </w:tcPr>
          <w:p w14:paraId="2A57C3D1" w14:textId="77777777" w:rsidR="00935609" w:rsidRDefault="00000000">
            <w:pPr>
              <w:spacing w:before="60" w:after="60" w:line="312" w:lineRule="auto"/>
              <w:jc w:val="center"/>
              <w:rPr>
                <w:ins w:id="550" w:author="Trang Tran Thi Thu (EB-NHGD.GPKPVL)" w:date="2026-01-06T15:19:00Z"/>
              </w:rPr>
            </w:pPr>
            <w:ins w:id="551" w:author="Trang Tran Thi Thu (EB-NHGD.GPKPVL)" w:date="2026-01-06T15:19:00Z">
              <w:r>
                <w:rPr>
                  <w:color w:val="000000"/>
                </w:rPr>
                <w:t>…………………….</w:t>
              </w:r>
            </w:ins>
          </w:p>
        </w:tc>
        <w:tc>
          <w:tcPr>
            <w:tcW w:w="2268" w:type="dxa"/>
            <w:tcBorders>
              <w:top w:val="single" w:sz="4" w:space="0" w:color="auto"/>
              <w:left w:val="single" w:sz="4" w:space="0" w:color="auto"/>
              <w:bottom w:val="single" w:sz="4" w:space="0" w:color="auto"/>
              <w:right w:val="single" w:sz="4" w:space="0" w:color="auto"/>
            </w:tcBorders>
            <w:vAlign w:val="center"/>
          </w:tcPr>
          <w:p w14:paraId="03FFEFF7" w14:textId="77777777" w:rsidR="00935609" w:rsidRDefault="00935609">
            <w:pPr>
              <w:spacing w:before="60" w:after="60" w:line="312" w:lineRule="auto"/>
              <w:jc w:val="center"/>
              <w:rPr>
                <w:ins w:id="552" w:author="Trang Tran Thi Thu (EB-NHGD.GPKPVL)" w:date="2026-01-06T15:19:00Z"/>
              </w:rPr>
            </w:pPr>
          </w:p>
        </w:tc>
        <w:tc>
          <w:tcPr>
            <w:tcW w:w="2268" w:type="dxa"/>
            <w:tcBorders>
              <w:top w:val="single" w:sz="4" w:space="0" w:color="auto"/>
              <w:left w:val="single" w:sz="4" w:space="0" w:color="auto"/>
              <w:bottom w:val="single" w:sz="4" w:space="0" w:color="auto"/>
              <w:right w:val="single" w:sz="4" w:space="0" w:color="auto"/>
            </w:tcBorders>
            <w:vAlign w:val="center"/>
          </w:tcPr>
          <w:p w14:paraId="0CA579BA" w14:textId="77777777" w:rsidR="00935609" w:rsidRDefault="00935609">
            <w:pPr>
              <w:spacing w:before="60" w:after="60" w:line="312" w:lineRule="auto"/>
              <w:jc w:val="center"/>
              <w:rPr>
                <w:ins w:id="553" w:author="Trang Tran Thi Thu (EB-NHGD.GPKPVL)" w:date="2026-01-06T15:19:00Z"/>
              </w:rPr>
            </w:pPr>
          </w:p>
        </w:tc>
        <w:tc>
          <w:tcPr>
            <w:tcW w:w="212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33B8161" w14:textId="77777777" w:rsidR="00935609" w:rsidRDefault="00935609">
            <w:pPr>
              <w:spacing w:before="60" w:after="60" w:line="312" w:lineRule="auto"/>
              <w:jc w:val="center"/>
              <w:rPr>
                <w:ins w:id="554" w:author="Trang Tran Thi Thu (EB-NHGD.GPKPVL)" w:date="2026-01-06T15:19:00Z"/>
              </w:rPr>
            </w:pPr>
          </w:p>
        </w:tc>
        <w:tc>
          <w:tcPr>
            <w:tcW w:w="2800" w:type="dxa"/>
            <w:tcBorders>
              <w:top w:val="single" w:sz="4" w:space="0" w:color="auto"/>
              <w:left w:val="single" w:sz="4" w:space="0" w:color="auto"/>
              <w:bottom w:val="single" w:sz="4" w:space="0" w:color="auto"/>
              <w:right w:val="single" w:sz="4" w:space="0" w:color="000000"/>
            </w:tcBorders>
            <w:vAlign w:val="center"/>
          </w:tcPr>
          <w:p w14:paraId="5CDF318A" w14:textId="77777777" w:rsidR="00935609" w:rsidRDefault="00935609">
            <w:pPr>
              <w:spacing w:before="60" w:after="60" w:line="312" w:lineRule="auto"/>
              <w:jc w:val="both"/>
              <w:rPr>
                <w:ins w:id="555" w:author="Trang Tran Thi Thu (EB-NHGD.GPKPVL)" w:date="2026-01-06T15:19:00Z"/>
              </w:rPr>
            </w:pPr>
          </w:p>
        </w:tc>
        <w:tc>
          <w:tcPr>
            <w:tcW w:w="1560" w:type="dxa"/>
            <w:tcBorders>
              <w:top w:val="single" w:sz="4" w:space="0" w:color="auto"/>
              <w:left w:val="single" w:sz="4" w:space="0" w:color="auto"/>
              <w:bottom w:val="single" w:sz="4" w:space="0" w:color="auto"/>
              <w:right w:val="single" w:sz="4" w:space="0" w:color="000000"/>
            </w:tcBorders>
            <w:vAlign w:val="center"/>
          </w:tcPr>
          <w:p w14:paraId="797C6A06" w14:textId="77777777" w:rsidR="00935609" w:rsidRDefault="00935609">
            <w:pPr>
              <w:spacing w:before="60" w:after="60" w:line="312" w:lineRule="auto"/>
              <w:jc w:val="center"/>
              <w:rPr>
                <w:ins w:id="556" w:author="Trang Tran Thi Thu (EB-NHGD.GPKPVL)" w:date="2026-01-06T15:19:00Z"/>
              </w:rPr>
            </w:pPr>
          </w:p>
        </w:tc>
      </w:tr>
    </w:tbl>
    <w:p w14:paraId="54363D51" w14:textId="295AF704" w:rsidR="00935609" w:rsidRDefault="00935609">
      <w:pPr>
        <w:spacing w:before="60" w:after="60" w:line="312" w:lineRule="auto"/>
        <w:jc w:val="center"/>
        <w:rPr>
          <w:del w:id="557" w:author="Ha Pham Thu (SI-DC)" w:date="2025-12-25T16:18:00Z"/>
          <w:color w:val="FF0000"/>
        </w:rPr>
        <w:pPrChange w:id="558" w:author="Ha Pham Thu (SI-DC)" w:date="2025-12-25T16:18:00Z">
          <w:pPr>
            <w:pStyle w:val="ListParagraph"/>
            <w:spacing w:before="60" w:after="60" w:line="312" w:lineRule="auto"/>
          </w:pPr>
        </w:pPrChange>
      </w:pPr>
    </w:p>
    <w:p w14:paraId="6AB3B857" w14:textId="21C3223B" w:rsidR="00935609" w:rsidRDefault="00935609">
      <w:pPr>
        <w:pStyle w:val="FootnoteText"/>
        <w:rPr>
          <w:ins w:id="559" w:author="Trang Tran Thi Thu (EB-NHGD.GPKPVL)" w:date="2026-01-06T11:47:00Z"/>
          <w:i/>
          <w:color w:val="FF0000"/>
          <w:sz w:val="24"/>
          <w:szCs w:val="24"/>
        </w:rPr>
      </w:pPr>
    </w:p>
    <w:p w14:paraId="19FE0B11" w14:textId="20229B7C" w:rsidR="00935609" w:rsidRPr="00935609" w:rsidRDefault="00000000">
      <w:pPr>
        <w:pStyle w:val="FootnoteText"/>
        <w:rPr>
          <w:ins w:id="560" w:author="Trang Tran Thi Thu (EB-NHGD.GPKPVL)" w:date="2026-01-06T11:44:00Z"/>
          <w:i/>
          <w:color w:val="FF0000"/>
          <w:sz w:val="24"/>
          <w:szCs w:val="24"/>
          <w:rPrChange w:id="561" w:author="Trang Tran Thi Thu (EB-NHGD.GPKPVL)" w:date="2026-01-06T11:47:00Z">
            <w:rPr>
              <w:ins w:id="562" w:author="Trang Tran Thi Thu (EB-NHGD.GPKPVL)" w:date="2026-01-06T11:44:00Z"/>
              <w:i/>
              <w:color w:val="FF0000"/>
              <w:sz w:val="22"/>
              <w:szCs w:val="22"/>
            </w:rPr>
          </w:rPrChange>
        </w:rPr>
      </w:pPr>
      <w:ins w:id="563" w:author="Trang Tran Thi Thu (EB-NHGD.GPKPVL)" w:date="2026-01-06T11:44:00Z">
        <w:r>
          <w:rPr>
            <w:i/>
            <w:color w:val="FF0000"/>
            <w:sz w:val="24"/>
            <w:szCs w:val="24"/>
            <w:rPrChange w:id="564" w:author="Trang Tran Thi Thu (EB-NHGD.GPKPVL)" w:date="2026-01-06T11:47:00Z">
              <w:rPr>
                <w:i/>
                <w:color w:val="FF0000"/>
                <w:sz w:val="22"/>
                <w:szCs w:val="22"/>
              </w:rPr>
            </w:rPrChange>
          </w:rPr>
          <w:t>(*) Số tiền chuyển đã bao gồm vốn vay và vốn tự có</w:t>
        </w:r>
      </w:ins>
    </w:p>
    <w:p w14:paraId="254CD85A" w14:textId="77777777" w:rsidR="00935609" w:rsidRDefault="00935609">
      <w:pPr>
        <w:spacing w:before="60" w:after="60" w:line="312" w:lineRule="auto"/>
        <w:jc w:val="center"/>
        <w:rPr>
          <w:ins w:id="565" w:author="Trang Tran Thi Thu (EB-NHGD.GPKPVL)" w:date="2026-01-06T11:42:00Z"/>
          <w:color w:val="FF0000"/>
        </w:rPr>
        <w:pPrChange w:id="566" w:author="Ha Pham Thu (SI-DC)" w:date="2025-12-25T16:18:00Z">
          <w:pPr>
            <w:pStyle w:val="ListParagraph"/>
            <w:spacing w:before="60" w:after="60" w:line="312" w:lineRule="auto"/>
          </w:pPr>
        </w:pPrChange>
      </w:pPr>
    </w:p>
    <w:p w14:paraId="12DEE08F" w14:textId="5706658B" w:rsidR="00935609" w:rsidRDefault="00000000">
      <w:pPr>
        <w:spacing w:before="60" w:after="60" w:line="312" w:lineRule="auto"/>
        <w:jc w:val="right"/>
        <w:rPr>
          <w:del w:id="567" w:author="Ha Pham Thu (SI-DC)" w:date="2025-12-25T16:18:00Z"/>
          <w:color w:val="FF0000"/>
        </w:rPr>
        <w:pPrChange w:id="568" w:author="Trang Tran Thi Thu (EB-NHGD.GPKPVL)" w:date="2026-01-06T15:21:00Z">
          <w:pPr>
            <w:spacing w:before="60" w:after="60" w:line="288" w:lineRule="auto"/>
          </w:pPr>
        </w:pPrChange>
      </w:pPr>
      <w:ins w:id="569" w:author="Trang Tran Thi Thu (EB-NHGD.GPKPVL)" w:date="2026-01-06T15:21:00Z">
        <w:r>
          <w:rPr>
            <w:noProof/>
          </w:rPr>
          <mc:AlternateContent>
            <mc:Choice Requires="wpg">
              <w:drawing>
                <wp:inline distT="0" distB="0" distL="0" distR="0" wp14:anchorId="260EFB12" wp14:editId="27C29EAF">
                  <wp:extent cx="3803650" cy="552913"/>
                  <wp:effectExtent l="0" t="0" r="0" b="0"/>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rotWithShape="1">
                          <a:blip r:embed="rId12"/>
                          <a:stretch/>
                        </pic:blipFill>
                        <pic:spPr bwMode="auto">
                          <a:xfrm>
                            <a:off x="0" y="0"/>
                            <a:ext cx="3803650" cy="552913"/>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299.50pt;height:43.54pt;mso-wrap-distance-left:0.00pt;mso-wrap-distance-top:0.00pt;mso-wrap-distance-right:0.00pt;mso-wrap-distance-bottom:0.00pt;z-index:1;" stroked="false">
                  <v:imagedata r:id="rId15" o:title=""/>
                  <o:lock v:ext="edit" rotation="t"/>
                </v:shape>
              </w:pict>
            </mc:Fallback>
          </mc:AlternateContent>
        </w:r>
      </w:ins>
    </w:p>
    <w:p w14:paraId="0B5982F7" w14:textId="0CB67CAC" w:rsidR="00935609" w:rsidRDefault="00935609">
      <w:pPr>
        <w:spacing w:before="60" w:after="60" w:line="312" w:lineRule="auto"/>
        <w:jc w:val="right"/>
        <w:rPr>
          <w:del w:id="570" w:author="Ha Pham Thu (SI-DC)" w:date="2025-12-25T16:18:00Z"/>
          <w:b/>
          <w:sz w:val="26"/>
        </w:rPr>
        <w:pPrChange w:id="571" w:author="Trang Tran Thi Thu (EB-NHGD.GPKPVL)" w:date="2026-01-06T15:21:00Z">
          <w:pPr>
            <w:spacing w:before="60" w:after="60" w:line="312" w:lineRule="auto"/>
          </w:pPr>
        </w:pPrChange>
      </w:pPr>
    </w:p>
    <w:p w14:paraId="0401FD20" w14:textId="4FD97F5E" w:rsidR="00935609" w:rsidRDefault="00935609">
      <w:pPr>
        <w:spacing w:before="60" w:after="60" w:line="312" w:lineRule="auto"/>
        <w:jc w:val="right"/>
        <w:rPr>
          <w:del w:id="572" w:author="Ha Pham Thu (SI-DC)" w:date="2025-12-25T16:18:00Z"/>
          <w:b/>
          <w:sz w:val="26"/>
        </w:rPr>
        <w:pPrChange w:id="573" w:author="Trang Tran Thi Thu (EB-NHGD.GPKPVL)" w:date="2026-01-06T15:21:00Z">
          <w:pPr>
            <w:spacing w:before="60" w:after="60" w:line="312" w:lineRule="auto"/>
            <w:jc w:val="center"/>
          </w:pPr>
        </w:pPrChange>
      </w:pPr>
    </w:p>
    <w:p w14:paraId="5B585B5D" w14:textId="65F80B6B" w:rsidR="00935609" w:rsidRDefault="00935609">
      <w:pPr>
        <w:spacing w:before="60" w:after="60" w:line="312" w:lineRule="auto"/>
        <w:jc w:val="right"/>
        <w:rPr>
          <w:del w:id="574" w:author="Ha Pham Thu (SI-DC)" w:date="2025-12-25T16:18:00Z"/>
          <w:b/>
          <w:sz w:val="26"/>
        </w:rPr>
        <w:pPrChange w:id="575" w:author="Trang Tran Thi Thu (EB-NHGD.GPKPVL)" w:date="2026-01-06T15:21:00Z">
          <w:pPr>
            <w:spacing w:before="60" w:after="60" w:line="312" w:lineRule="auto"/>
            <w:jc w:val="center"/>
          </w:pPr>
        </w:pPrChange>
      </w:pPr>
    </w:p>
    <w:p w14:paraId="4B4FC027" w14:textId="09E506C8" w:rsidR="00935609" w:rsidRDefault="00935609">
      <w:pPr>
        <w:spacing w:before="60" w:after="60" w:line="312" w:lineRule="auto"/>
        <w:jc w:val="right"/>
        <w:rPr>
          <w:i/>
        </w:rPr>
        <w:pPrChange w:id="576" w:author="Trang Tran Thi Thu (EB-NHGD.GPKPVL)" w:date="2026-01-06T15:21:00Z">
          <w:pPr>
            <w:tabs>
              <w:tab w:val="left" w:pos="1563"/>
            </w:tabs>
            <w:spacing w:before="60" w:after="60" w:line="312" w:lineRule="auto"/>
          </w:pPr>
        </w:pPrChange>
      </w:pPr>
    </w:p>
    <w:sectPr w:rsidR="00935609">
      <w:headerReference w:type="first" r:id="rId20"/>
      <w:endnotePr>
        <w:numFmt w:val="decimal"/>
      </w:endnotePr>
      <w:pgSz w:w="16840" w:h="11907" w:orient="landscape"/>
      <w:pgMar w:top="993" w:right="1456" w:bottom="1134" w:left="1134" w:header="567" w:footer="567" w:gutter="0"/>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Dung Nguyen Thi Kim (TVPL&amp;amp;TT- GD.TVPL DN)" w:date="2025-10-17T17:13:00Z" w:initials="DNTK(GD">
    <w:p w14:paraId="00000024" w14:textId="00000024" w:rsidR="00935609" w:rsidRDefault="00000000">
      <w:r>
        <w:rPr>
          <w:rFonts w:ascii="Arial" w:eastAsia="Arial" w:hAnsi="Arial" w:cs="Arial"/>
          <w:sz w:val="22"/>
        </w:rPr>
        <w:t>Lỗi chính tả?</w:t>
      </w:r>
    </w:p>
  </w:comment>
  <w:comment w:id="2" w:author="Trang Tran Thi Thu (EB-NHGD.GPKPVL)" w:date="2025-10-23T11:24:00Z" w:initials="TTTT(">
    <w:p w14:paraId="00000025" w14:textId="00000025" w:rsidR="00935609" w:rsidRDefault="00000000">
      <w:r>
        <w:rPr>
          <w:rFonts w:ascii="Arial" w:eastAsia="Arial" w:hAnsi="Arial" w:cs="Arial"/>
          <w:sz w:val="22"/>
        </w:rPr>
        <w:t>E dẫ sửa ạ</w:t>
      </w:r>
    </w:p>
  </w:comment>
  <w:comment w:id="3" w:author="Trinh Dang Thi Hoai (TVPL&amp;amp;TT-NHDN)" w:date="2026-01-05T14:24:00Z" w:initials="TDTH(">
    <w:p w14:paraId="00000022" w14:textId="00000022" w:rsidR="00935609" w:rsidRDefault="00000000">
      <w:r>
        <w:rPr>
          <w:rFonts w:ascii="Arial" w:eastAsia="Arial" w:hAnsi="Arial" w:cs="Arial"/>
          <w:sz w:val="22"/>
        </w:rPr>
        <w:t>Trong Hướng dẫn em thấy nhắc đến “Đề nghị kiêm xác nhận nhận nợ” tại bước checker phê duyệt, chị xem lại cho khớp nhé</w:t>
      </w:r>
    </w:p>
  </w:comment>
  <w:comment w:id="4" w:author="Trang Tran Thi Thu (EB-NHGD.GPKPVL)" w:date="2026-01-05T15:38:00Z" w:initials="TTTT(">
    <w:p w14:paraId="00000023" w14:textId="00000023" w:rsidR="00935609" w:rsidRDefault="00000000">
      <w:r>
        <w:rPr>
          <w:rFonts w:ascii="Arial" w:eastAsia="Arial" w:hAnsi="Arial" w:cs="Arial"/>
          <w:sz w:val="22"/>
        </w:rPr>
        <w:t>Tên Giấy nhận nợ theo chuẩn format chung của mẫu offline và online rồi, c sẽ check &amp; sửa lại trong HD nhé</w:t>
      </w:r>
    </w:p>
  </w:comment>
  <w:comment w:id="12" w:author="Dung Nguyen Thi Kim (TVPL&amp;amp;TT- GD.TVPL DN)" w:date="2025-10-17T17:13:00Z" w:initials="DNTK(GD">
    <w:p w14:paraId="00000021" w14:textId="00000021" w:rsidR="00935609" w:rsidRDefault="00000000">
      <w:r>
        <w:rPr>
          <w:rFonts w:ascii="Arial" w:eastAsia="Arial" w:hAnsi="Arial" w:cs="Arial"/>
          <w:sz w:val="22"/>
        </w:rPr>
        <w:t>Trong mẫu này TVPL chỉ check lại phần chữ đỏ -như đơn vị trao đổi là phần có sửa đổi, các phần còn lại đơn vị chủ động đối chiếu bảo đảm vẫn khớp đúng với mẫu đã ban hành của MSB nhé</w:t>
      </w:r>
    </w:p>
  </w:comment>
  <w:comment w:id="31" w:author="Trinh Dang Thi Hoai (TVPL&amp;amp;TT-NHDN)" w:date="2026-01-05T14:16:00Z" w:initials="TDTH(">
    <w:p w14:paraId="0000001F" w14:textId="0000001F" w:rsidR="00935609" w:rsidRDefault="00000000">
      <w:r>
        <w:rPr>
          <w:rFonts w:ascii="Arial" w:eastAsia="Arial" w:hAnsi="Arial" w:cs="Arial"/>
          <w:sz w:val="22"/>
        </w:rPr>
        <w:t>Cái này có thời hạn ko chị</w:t>
      </w:r>
    </w:p>
  </w:comment>
  <w:comment w:id="32" w:author="Trang Tran Thi Thu (EB-NHGD.GPKPVL)" w:date="2026-01-05T15:39:00Z" w:initials="TTTT(">
    <w:p w14:paraId="00000020" w14:textId="00000020" w:rsidR="00935609" w:rsidRDefault="00000000">
      <w:r>
        <w:rPr>
          <w:rFonts w:ascii="Arial" w:eastAsia="Arial" w:hAnsi="Arial" w:cs="Arial"/>
          <w:sz w:val="22"/>
        </w:rPr>
        <w:t>Nội dung này tích hợp cam kết chung về việc GN tiền mặt được quy định tại QT.VH.013</w:t>
      </w:r>
    </w:p>
  </w:comment>
  <w:comment w:id="52" w:author="Trinh Dang Thi Hoai (TVPL&amp;amp;TT-NHDN)" w:date="2026-01-07T10:06:00Z" w:initials="TDTH(">
    <w:p w14:paraId="0000001B" w14:textId="0000001B" w:rsidR="00935609" w:rsidRDefault="00000000">
      <w:r>
        <w:rPr>
          <w:rFonts w:ascii="Arial" w:eastAsia="Arial" w:hAnsi="Arial" w:cs="Arial"/>
          <w:sz w:val="22"/>
        </w:rPr>
        <w:t>Theo quy định tại khoản 1 điều 1 thông tư 42/2018/TT-NHNN cho vay bằng ngaoij tệ thì còn có trường hợp: “đ) Cho vay ngắn hạn để đáp ứng các nhu cầu vốn ở trong nước nhằm thực hiện phương án sản xuất, kinh doanh hàng hóa xuất khẩu qua cửa khẩu biên giới Việt Nam mà khách hàng vay có đủ ngoại tệ từ nguồn thu xuất khẩu để trả nợ vay.”</w:t>
      </w:r>
    </w:p>
    <w:p w14:paraId="0000001C" w14:textId="0000001C" w:rsidR="00935609" w:rsidRDefault="00000000">
      <w:r>
        <w:rPr>
          <w:rFonts w:ascii="Arial" w:eastAsia="Arial" w:hAnsi="Arial" w:cs="Arial"/>
          <w:sz w:val="22"/>
        </w:rPr>
        <w:t>Tức là còn trường hợp cho vay xuất khẩu thì KH phải có ngoại tệ từ nguồn thu xuất khẩu để trả nợ. tuy nhiên em thấy cũng ko cần thiết phải liệt kê chi tiết, chỉ cần ghi chung chung là tuân thù quy định pl cho vay thì đương nhiên khi cho vay ngoại tệ cũng phải đánh giá các điều kiện này</w:t>
      </w:r>
    </w:p>
  </w:comment>
  <w:comment w:id="63" w:author="Trinh Dang Thi Hoai (TVPL&amp;amp;TT-NHDN)" w:date="2026-01-07T10:09:00Z" w:initials="TDTH(">
    <w:p w14:paraId="0000001A" w14:textId="0000001A" w:rsidR="00935609" w:rsidRDefault="00000000">
      <w:r>
        <w:rPr>
          <w:rFonts w:ascii="Arial" w:eastAsia="Arial" w:hAnsi="Arial" w:cs="Arial"/>
          <w:sz w:val="22"/>
        </w:rPr>
        <w:t>Ngoài quy định của NHNN thì còn cóquy định pl ngoại hối (pháp lệnh ngoại hối, nghị định hướng dẫn…) nên em sửa chung là quy định pl</w:t>
      </w:r>
    </w:p>
  </w:comment>
  <w:comment w:id="39" w:author="Trang Tran Thi Thu (EB-NHGD.GPKPVL)" w:date="2026-01-05T16:34:00Z" w:initials="TTTT(">
    <w:p w14:paraId="0000001D" w14:textId="0000001D" w:rsidR="00935609" w:rsidRDefault="00000000">
      <w:r>
        <w:rPr>
          <w:rFonts w:ascii="Arial" w:eastAsia="Arial" w:hAnsi="Arial" w:cs="Arial"/>
          <w:sz w:val="22"/>
        </w:rPr>
        <w:t>C wording lại chỗ này nhé</w:t>
      </w:r>
    </w:p>
  </w:comment>
  <w:comment w:id="40" w:author="Trinh Dang Thi Hoai (TVPL&amp;amp;TT-NHDN)" w:date="2026-01-07T10:05:00Z" w:initials="TDTH(">
    <w:p w14:paraId="0000001E" w14:textId="0000001E" w:rsidR="00935609" w:rsidRDefault="00000000">
      <w:r>
        <w:rPr>
          <w:rFonts w:ascii="Arial" w:eastAsia="Arial" w:hAnsi="Arial" w:cs="Arial"/>
          <w:sz w:val="22"/>
        </w:rPr>
        <w:t>Em sửa như bên nhé</w:t>
      </w:r>
    </w:p>
  </w:comment>
  <w:comment w:id="88" w:author="Trinh Dang Thi Hoai (TVPL&amp;amp;TT-NHDN)" w:date="2026-01-05T13:40:00Z" w:initials="TDTH(">
    <w:p w14:paraId="00000018" w14:textId="00000018" w:rsidR="00935609" w:rsidRDefault="00000000">
      <w:r>
        <w:rPr>
          <w:rFonts w:ascii="Arial" w:eastAsia="Arial" w:hAnsi="Arial" w:cs="Arial"/>
          <w:sz w:val="22"/>
        </w:rPr>
        <w:t>Khoản 1 Điều 3 TT 24/2015/TT-NHNN thì ko có mục đích này nên ĐV ktra lại</w:t>
      </w:r>
    </w:p>
  </w:comment>
  <w:comment w:id="89" w:author="Trang Tran Thi Thu (EB-NHGD.GPKPVL)" w:date="2026-01-05T16:09:00Z" w:initials="TTTT(">
    <w:p w14:paraId="00000019" w14:textId="00000019" w:rsidR="00935609" w:rsidRDefault="00000000">
      <w:r>
        <w:rPr>
          <w:rFonts w:ascii="Arial" w:eastAsia="Arial" w:hAnsi="Arial" w:cs="Arial"/>
          <w:sz w:val="22"/>
        </w:rPr>
        <w:t>Nội dung này đã được PC review lại ver 3 không nằm trong nội dung ửa đổi lần này, hiện tại các nội dung này vẫn đang đápứng TT 24 và TT42, Trinh xem lại giúp c nhé</w:t>
      </w:r>
    </w:p>
  </w:comment>
  <w:comment w:id="110" w:author="Trinh Dang Thi Hoai (TVPL&amp;amp;TT-NHDN)" w:date="2026-01-05T14:04:00Z" w:initials="TDTH(">
    <w:p w14:paraId="00000016" w14:textId="00000016" w:rsidR="00935609" w:rsidRDefault="00000000">
      <w:r>
        <w:rPr>
          <w:rFonts w:ascii="Arial" w:eastAsia="Arial" w:hAnsi="Arial" w:cs="Arial"/>
          <w:sz w:val="22"/>
        </w:rPr>
        <w:t>Chỗ phần căn cứ thêm thỏa thuận này nếu KH sử dụng sản phẩm</w:t>
      </w:r>
    </w:p>
  </w:comment>
  <w:comment w:id="111" w:author="Trang Tran Thi Thu (EB-NHGD.GPKPVL)" w:date="2026-01-05T16:11:00Z" w:initials="TTTT(">
    <w:p w14:paraId="00000017" w14:textId="00000017" w:rsidR="00935609" w:rsidRDefault="00000000">
      <w:r>
        <w:rPr>
          <w:rFonts w:ascii="Arial" w:eastAsia="Arial" w:hAnsi="Arial" w:cs="Arial"/>
          <w:sz w:val="22"/>
        </w:rPr>
        <w:t>Nội dung này vẫn giữ nguyên theo form chung Chị sửa lại cho đúng với nội dung đã ban hành, ver c gửi bị nhầm với ver cũ</w:t>
      </w:r>
    </w:p>
  </w:comment>
  <w:comment w:id="115" w:author="Trinh Dang Thi Hoai (TVPL&amp;amp;TT-NHDN)" w:date="2026-01-05T15:25:00Z" w:initials="TDTH(">
    <w:p w14:paraId="00000013" w14:textId="00000013" w:rsidR="00935609" w:rsidRDefault="00000000">
      <w:r>
        <w:rPr>
          <w:rFonts w:ascii="Arial" w:eastAsia="Arial" w:hAnsi="Arial" w:cs="Arial"/>
          <w:sz w:val="22"/>
        </w:rPr>
        <w:t>Lưu ý đây phải là ng đại diện hợp pháp của KH – là người được chỉ định đại diện ký hồ sơ giao dịch tại MSB trong văn bản của cấp có thẩm quyền của KH thông qua việc xin cấp tín dụng.</w:t>
      </w:r>
    </w:p>
    <w:p w14:paraId="00000014" w14:textId="00000014" w:rsidR="00935609" w:rsidRDefault="00000000">
      <w:r>
        <w:rPr>
          <w:rFonts w:ascii="Arial" w:eastAsia="Arial" w:hAnsi="Arial" w:cs="Arial"/>
          <w:sz w:val="22"/>
        </w:rPr>
        <w:t>Trường hợp văn bản này không chỉ định người ký các hồ sơ chứng từ giao dịch với MSB thì người có vai trò duyệt lệnh là người đại diện theo pháp luật</w:t>
      </w:r>
    </w:p>
  </w:comment>
  <w:comment w:id="116" w:author="Trang Tran Thi Thu (EB-NHGD.GPKPVL)" w:date="2026-01-05T16:11:00Z" w:initials="TTTT(">
    <w:p w14:paraId="00000015" w14:textId="00000015" w:rsidR="00935609" w:rsidRDefault="00000000">
      <w:r>
        <w:rPr>
          <w:rFonts w:ascii="Arial" w:eastAsia="Arial" w:hAnsi="Arial" w:cs="Arial"/>
          <w:sz w:val="22"/>
        </w:rPr>
        <w:t>Đã được quy định rõ tại Hướng dẫn &amp; bản điều khoản điều kiện của KH nên sẽ không quy định cụ thể trong form mẫu Gen ra cho KH</w:t>
      </w:r>
    </w:p>
  </w:comment>
  <w:comment w:id="123" w:author="Trinh Dang Thi Hoai (TVPL&amp;amp;TT-NHDN)" w:date="2026-01-05T13:49:00Z" w:initials="TDTH(">
    <w:p w14:paraId="00000011" w14:textId="00000011" w:rsidR="00935609" w:rsidRDefault="00000000">
      <w:r>
        <w:rPr>
          <w:rFonts w:ascii="Arial" w:eastAsia="Arial" w:hAnsi="Arial" w:cs="Arial"/>
          <w:sz w:val="22"/>
        </w:rPr>
        <w:t>Có thẻ căn cước nữa</w:t>
      </w:r>
    </w:p>
  </w:comment>
  <w:comment w:id="124" w:author="Trang Tran Thi Thu (EB-NHGD.GPKPVL)" w:date="2026-01-05T16:12:00Z" w:initials="TTTT(">
    <w:p w14:paraId="00000012" w14:textId="00000012" w:rsidR="00935609" w:rsidRDefault="00000000">
      <w:r>
        <w:rPr>
          <w:rFonts w:ascii="Arial" w:eastAsia="Arial" w:hAnsi="Arial" w:cs="Arial"/>
          <w:sz w:val="22"/>
        </w:rPr>
        <w:t>C đã bổ sung</w:t>
      </w:r>
    </w:p>
  </w:comment>
  <w:comment w:id="133" w:author="Trinh Dang Thi Hoai (TVPL&amp;amp;TT-NHDN)" w:date="2026-01-05T09:59:00Z" w:initials="TDTH(">
    <w:p w14:paraId="0000000F" w14:textId="0000000F" w:rsidR="00935609" w:rsidRDefault="00000000">
      <w:r>
        <w:rPr>
          <w:rFonts w:ascii="Arial" w:eastAsia="Arial" w:hAnsi="Arial" w:cs="Arial"/>
          <w:sz w:val="22"/>
        </w:rPr>
        <w:t>Việc chuyển đổi từ bản điện tử sang văn bản giấy phải đáp ứng đủ các yêu cầu tại Điều 12 Luật giao dịch điện tử 2023, được hướng dẫn bởi Nghị định 137/2024/NĐ-CP.</w:t>
      </w:r>
    </w:p>
    <w:p w14:paraId="00000010" w14:textId="00000010" w:rsidR="00935609" w:rsidRDefault="00000000">
      <w:r>
        <w:rPr>
          <w:rFonts w:ascii="Arial" w:eastAsia="Arial" w:hAnsi="Arial" w:cs="Arial"/>
          <w:sz w:val="22"/>
        </w:rPr>
        <w:t>Trong Hhướng dẫn chưa thấy đề cập đến nội dung này, ĐV lưu ý nếu có chuyển đổi thì phải đáp ứng đc quy định của luật</w:t>
      </w:r>
    </w:p>
  </w:comment>
  <w:comment w:id="166" w:author="Trinh Dang Thi Hoai (TVPL&amp;amp;TT-NHDN)" w:date="2026-01-05T14:27:00Z" w:initials="TDTH(">
    <w:p w14:paraId="0000000D" w14:textId="0000000D" w:rsidR="00935609" w:rsidRDefault="00000000">
      <w:r>
        <w:rPr>
          <w:rFonts w:ascii="Arial" w:eastAsia="Arial" w:hAnsi="Arial" w:cs="Arial"/>
          <w:sz w:val="22"/>
        </w:rPr>
        <w:t xml:space="preserve">Chỉ dẫn thanh toán này cũng là maker (kế toán trưởng) tạo sau đó checker mới duyệt đúng ko chị vì bản chất </w:t>
      </w:r>
    </w:p>
  </w:comment>
  <w:comment w:id="167" w:author="Trang Tran Thi Thu (EB-NHGD.GPKPVL)" w:date="2026-01-05T16:36:00Z" w:initials="TTTT(">
    <w:p w14:paraId="0000000E" w14:textId="0000000E" w:rsidR="00935609" w:rsidRDefault="00000000">
      <w:r>
        <w:rPr>
          <w:rFonts w:ascii="Arial" w:eastAsia="Arial" w:hAnsi="Arial" w:cs="Arial"/>
          <w:sz w:val="22"/>
        </w:rPr>
        <w:t>Nội dung này đã đáp ứng theo QD chung của QD.EB.042</w:t>
      </w:r>
    </w:p>
  </w:comment>
  <w:comment w:id="175" w:author="Trinh Dang Thi Hoai (TVPL&amp;amp;TT-NHDN)" w:date="2026-01-05T14:20:00Z" w:initials="TDTH(">
    <w:p w14:paraId="0000000B" w14:textId="0000000B" w:rsidR="00935609" w:rsidRDefault="00000000">
      <w:r>
        <w:rPr>
          <w:rFonts w:ascii="Arial" w:eastAsia="Arial" w:hAnsi="Arial" w:cs="Arial"/>
          <w:sz w:val="22"/>
        </w:rPr>
        <w:t>Đề xuất thêm trường thông tin về “ngày”</w:t>
      </w:r>
    </w:p>
  </w:comment>
  <w:comment w:id="176" w:author="Trang Tran Thi Thu (EB-NHGD.GPKPVL)" w:date="2026-01-05T16:36:00Z" w:initials="TTTT(">
    <w:p w14:paraId="0000000C" w14:textId="0000000C" w:rsidR="00935609" w:rsidRDefault="00000000">
      <w:r>
        <w:rPr>
          <w:rFonts w:ascii="Arial" w:eastAsia="Arial" w:hAnsi="Arial" w:cs="Arial"/>
          <w:sz w:val="22"/>
        </w:rPr>
        <w:t>Số GNN là số duy nhất nên không cần phải bổ sung thêm ngày để tinh gọn MB</w:t>
      </w:r>
    </w:p>
  </w:comment>
  <w:comment w:id="187" w:author="Trinh Dang Thi Hoai (TVPL&amp;amp;TT-NHDN)" w:date="2026-01-05T14:29:00Z" w:initials="TDTH(">
    <w:p w14:paraId="00000009" w14:textId="00000009" w:rsidR="00935609" w:rsidRDefault="00000000">
      <w:r>
        <w:rPr>
          <w:rFonts w:ascii="Arial" w:eastAsia="Arial" w:hAnsi="Arial" w:cs="Arial"/>
          <w:sz w:val="22"/>
        </w:rPr>
        <w:t>Khớp với thông tin ở ĐV nhận nợ: Số GCN ĐKDN/Mã số doanh nghiệp/Giấy phép thành lập hoặc giấy tờ tương đương</w:t>
      </w:r>
    </w:p>
  </w:comment>
  <w:comment w:id="188" w:author="Trang Tran Thi Thu (EB-NHGD.GPKPVL)" w:date="2026-01-05T16:37:00Z" w:initials="TTTT(">
    <w:p w14:paraId="0000000A" w14:textId="0000000A" w:rsidR="00935609" w:rsidRDefault="00000000">
      <w:r>
        <w:rPr>
          <w:rFonts w:ascii="Arial" w:eastAsia="Arial" w:hAnsi="Arial" w:cs="Arial"/>
          <w:sz w:val="22"/>
        </w:rPr>
        <w:t>C đã sửa</w:t>
      </w:r>
    </w:p>
  </w:comment>
  <w:comment w:id="207" w:author="Huyen Vu Thu (VH-QTNV TD)" w:date="2025-12-25T11:22:00Z" w:initials="HVT(T">
    <w:p w14:paraId="00000008" w14:textId="00000008" w:rsidR="00935609" w:rsidRDefault="00000000">
      <w:r>
        <w:rPr>
          <w:rFonts w:ascii="Arial" w:eastAsia="Arial" w:hAnsi="Arial" w:cs="Arial"/>
          <w:sz w:val="22"/>
        </w:rPr>
        <w:t>Với trường hợp không có VTC thì không hiển thị nội dung này</w:t>
      </w:r>
    </w:p>
  </w:comment>
  <w:comment w:id="260" w:author="Trang Tran Thi Thu (EB-NHGD.GPKPVL)" w:date="2025-12-25T15:27:00Z" w:initials="TTTT(">
    <w:p w14:paraId="00000007" w14:textId="00000007" w:rsidR="00935609" w:rsidRDefault="00000000">
      <w:r>
        <w:rPr>
          <w:rFonts w:ascii="Arial" w:eastAsia="Arial" w:hAnsi="Arial" w:cs="Arial"/>
          <w:sz w:val="22"/>
        </w:rPr>
        <w:t>Theo loại tiền GN</w:t>
      </w:r>
    </w:p>
  </w:comment>
  <w:comment w:id="296" w:author="Trang Tran Thi Thu (EB-NHGD.GPKPVL)" w:date="2025-12-25T14:24:00Z" w:initials="TTTT(">
    <w:p w14:paraId="00000006" w14:textId="00000006" w:rsidR="00935609" w:rsidRDefault="00000000">
      <w:r>
        <w:rPr>
          <w:rFonts w:ascii="Arial" w:eastAsia="Arial" w:hAnsi="Arial" w:cs="Arial"/>
          <w:sz w:val="22"/>
        </w:rPr>
        <w:t>Với trường hợp không có VTC thì không hiển thị nội dung này</w:t>
      </w:r>
    </w:p>
  </w:comment>
  <w:comment w:id="468" w:author="Trinh Dang Thi Hoai (TVPL&amp;amp;TT-NHDN)" w:date="2026-01-05T14:20:00Z" w:initials="TDTH(">
    <w:p w14:paraId="00000004" w14:textId="00000004" w:rsidR="00935609" w:rsidRDefault="00000000">
      <w:r>
        <w:rPr>
          <w:rFonts w:ascii="Arial" w:eastAsia="Arial" w:hAnsi="Arial" w:cs="Arial"/>
          <w:sz w:val="22"/>
        </w:rPr>
        <w:t>Đề xuất thêm trường thông tin về “ngày”</w:t>
      </w:r>
    </w:p>
  </w:comment>
  <w:comment w:id="469" w:author="Trang Tran Thi Thu (EB-NHGD.GPKPVL)" w:date="2026-01-05T16:36:00Z" w:initials="TTTT(">
    <w:p w14:paraId="00000005" w14:textId="00000005" w:rsidR="00935609" w:rsidRDefault="00000000">
      <w:r>
        <w:rPr>
          <w:rFonts w:ascii="Arial" w:eastAsia="Arial" w:hAnsi="Arial" w:cs="Arial"/>
          <w:sz w:val="22"/>
        </w:rPr>
        <w:t>Số GNN là số duy nhất nên không cần phải bổ sung thêm ngày để tinh gọn MB</w:t>
      </w:r>
    </w:p>
  </w:comment>
  <w:comment w:id="493" w:author="Trang Tran Thi Thu (EB-NHGD.GPKPVL)" w:date="2025-12-31T15:32:00Z" w:initials="TTTT(">
    <w:p w14:paraId="00000002" w14:textId="00000002" w:rsidR="00935609" w:rsidRDefault="00000000">
      <w:r>
        <w:rPr>
          <w:rFonts w:ascii="Arial" w:eastAsia="Arial" w:hAnsi="Arial" w:cs="Arial"/>
          <w:sz w:val="22"/>
        </w:rPr>
        <w:t>ĐỊnh dạng lại forrm</w:t>
      </w:r>
    </w:p>
  </w:comment>
  <w:comment w:id="488" w:author="Huyen Vu Thu (VH-QTNV TD)" w:date="2025-12-25T11:22:00Z" w:initials="HVT(T">
    <w:p w14:paraId="00000003" w14:textId="00000003" w:rsidR="00935609" w:rsidRDefault="00000000">
      <w:r>
        <w:rPr>
          <w:rFonts w:ascii="Arial" w:eastAsia="Arial" w:hAnsi="Arial" w:cs="Arial"/>
          <w:sz w:val="22"/>
        </w:rPr>
        <w:t>Với trường hợp không có VTC thì không hiển thị nội dung này</w:t>
      </w:r>
    </w:p>
  </w:comment>
  <w:comment w:id="526" w:author="Trang Tran Thi Thu (EB-NHGD.GPKPVL)" w:date="2025-12-25T14:24:00Z" w:initials="TTTT(">
    <w:p w14:paraId="00000001" w14:textId="00000001" w:rsidR="00935609" w:rsidRDefault="00000000">
      <w:r>
        <w:rPr>
          <w:rFonts w:ascii="Arial" w:eastAsia="Arial" w:hAnsi="Arial" w:cs="Arial"/>
          <w:sz w:val="22"/>
        </w:rPr>
        <w:t>Với trường hợp không có VTC thì không hiển thị nội dung này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0000024" w15:done="0"/>
  <w15:commentEx w15:paraId="00000025" w15:paraIdParent="00000024" w15:done="0"/>
  <w15:commentEx w15:paraId="00000022" w15:done="1"/>
  <w15:commentEx w15:paraId="00000023" w15:paraIdParent="00000022" w15:done="1"/>
  <w15:commentEx w15:paraId="00000021" w15:done="0"/>
  <w15:commentEx w15:paraId="0000001F" w15:done="1"/>
  <w15:commentEx w15:paraId="00000020" w15:paraIdParent="0000001F" w15:done="1"/>
  <w15:commentEx w15:paraId="0000001C" w15:done="0"/>
  <w15:commentEx w15:paraId="0000001A" w15:done="0"/>
  <w15:commentEx w15:paraId="0000001D" w15:done="0"/>
  <w15:commentEx w15:paraId="0000001E" w15:paraIdParent="0000001D" w15:done="0"/>
  <w15:commentEx w15:paraId="00000018" w15:done="1"/>
  <w15:commentEx w15:paraId="00000019" w15:paraIdParent="00000018" w15:done="1"/>
  <w15:commentEx w15:paraId="00000016" w15:done="1"/>
  <w15:commentEx w15:paraId="00000017" w15:paraIdParent="00000016" w15:done="1"/>
  <w15:commentEx w15:paraId="00000014" w15:done="1"/>
  <w15:commentEx w15:paraId="00000015" w15:paraIdParent="00000014" w15:done="1"/>
  <w15:commentEx w15:paraId="00000011" w15:done="1"/>
  <w15:commentEx w15:paraId="00000012" w15:paraIdParent="00000011" w15:done="1"/>
  <w15:commentEx w15:paraId="00000010" w15:done="0"/>
  <w15:commentEx w15:paraId="0000000D" w15:done="0"/>
  <w15:commentEx w15:paraId="0000000E" w15:paraIdParent="0000000D" w15:done="0"/>
  <w15:commentEx w15:paraId="0000000B" w15:done="0"/>
  <w15:commentEx w15:paraId="0000000C" w15:paraIdParent="0000000B" w15:done="0"/>
  <w15:commentEx w15:paraId="00000009" w15:done="0"/>
  <w15:commentEx w15:paraId="0000000A" w15:paraIdParent="00000009" w15:done="0"/>
  <w15:commentEx w15:paraId="00000008" w15:done="0"/>
  <w15:commentEx w15:paraId="00000007" w15:done="0"/>
  <w15:commentEx w15:paraId="00000006" w15:done="0"/>
  <w15:commentEx w15:paraId="00000004" w15:done="1"/>
  <w15:commentEx w15:paraId="00000005" w15:paraIdParent="00000004" w15:done="1"/>
  <w15:commentEx w15:paraId="00000002" w15:done="0"/>
  <w15:commentEx w15:paraId="00000003" w15:done="0"/>
  <w15:commentEx w15:paraId="0000000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C9CF7A3" w16cex:dateUtc="2025-10-17T10:13:00Z"/>
  <w16cex:commentExtensible w16cex:durableId="2C9CF7BD" w16cex:dateUtc="2025-10-17T10:1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0000024" w16cid:durableId="2C9CF7A3"/>
  <w16cid:commentId w16cid:paraId="00000025" w16cid:durableId="2D348368"/>
  <w16cid:commentId w16cid:paraId="00000022" w16cid:durableId="2D348369"/>
  <w16cid:commentId w16cid:paraId="00000023" w16cid:durableId="2D34836A"/>
  <w16cid:commentId w16cid:paraId="00000021" w16cid:durableId="2C9CF7BD"/>
  <w16cid:commentId w16cid:paraId="0000001F" w16cid:durableId="2D34836C"/>
  <w16cid:commentId w16cid:paraId="00000020" w16cid:durableId="2D34836D"/>
  <w16cid:commentId w16cid:paraId="0000001C" w16cid:durableId="2D34836E"/>
  <w16cid:commentId w16cid:paraId="0000001A" w16cid:durableId="2D34836F"/>
  <w16cid:commentId w16cid:paraId="0000001D" w16cid:durableId="2D348370"/>
  <w16cid:commentId w16cid:paraId="0000001E" w16cid:durableId="2D348371"/>
  <w16cid:commentId w16cid:paraId="00000018" w16cid:durableId="2D348372"/>
  <w16cid:commentId w16cid:paraId="00000019" w16cid:durableId="2D348373"/>
  <w16cid:commentId w16cid:paraId="00000016" w16cid:durableId="2D348374"/>
  <w16cid:commentId w16cid:paraId="00000017" w16cid:durableId="2D348375"/>
  <w16cid:commentId w16cid:paraId="00000014" w16cid:durableId="2D348376"/>
  <w16cid:commentId w16cid:paraId="00000015" w16cid:durableId="2D348377"/>
  <w16cid:commentId w16cid:paraId="00000011" w16cid:durableId="2D348378"/>
  <w16cid:commentId w16cid:paraId="00000012" w16cid:durableId="2D348379"/>
  <w16cid:commentId w16cid:paraId="00000010" w16cid:durableId="2D34837A"/>
  <w16cid:commentId w16cid:paraId="0000000D" w16cid:durableId="2D34837B"/>
  <w16cid:commentId w16cid:paraId="0000000E" w16cid:durableId="2D34837C"/>
  <w16cid:commentId w16cid:paraId="0000000B" w16cid:durableId="2D34837D"/>
  <w16cid:commentId w16cid:paraId="0000000C" w16cid:durableId="2D34837E"/>
  <w16cid:commentId w16cid:paraId="00000009" w16cid:durableId="2D34837F"/>
  <w16cid:commentId w16cid:paraId="0000000A" w16cid:durableId="2D348380"/>
  <w16cid:commentId w16cid:paraId="00000008" w16cid:durableId="2D348381"/>
  <w16cid:commentId w16cid:paraId="00000007" w16cid:durableId="2D348382"/>
  <w16cid:commentId w16cid:paraId="00000006" w16cid:durableId="2D348383"/>
  <w16cid:commentId w16cid:paraId="00000004" w16cid:durableId="2D348384"/>
  <w16cid:commentId w16cid:paraId="00000005" w16cid:durableId="2D348385"/>
  <w16cid:commentId w16cid:paraId="00000002" w16cid:durableId="2D348386"/>
  <w16cid:commentId w16cid:paraId="00000003" w16cid:durableId="2D348387"/>
  <w16cid:commentId w16cid:paraId="00000001" w16cid:durableId="2D34838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728CB9" w14:textId="77777777" w:rsidR="00C53DF7" w:rsidRDefault="00C53DF7">
      <w:r>
        <w:separator/>
      </w:r>
    </w:p>
  </w:endnote>
  <w:endnote w:type="continuationSeparator" w:id="0">
    <w:p w14:paraId="56CE3762" w14:textId="77777777" w:rsidR="00C53DF7" w:rsidRDefault="00C53D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54815527"/>
      <w:docPartObj>
        <w:docPartGallery w:val="Page Numbers (Bottom of Page)"/>
        <w:docPartUnique/>
      </w:docPartObj>
    </w:sdtPr>
    <w:sdtContent>
      <w:p w14:paraId="32FE4CDC" w14:textId="58F5D8BC" w:rsidR="00935609" w:rsidRDefault="00000000">
        <w:pPr>
          <w:pStyle w:val="Footer"/>
          <w:jc w:val="right"/>
        </w:pPr>
        <w:r>
          <w:fldChar w:fldCharType="begin"/>
        </w:r>
        <w:r>
          <w:instrText xml:space="preserve"> PAGE   \* MERGEFORMAT </w:instrText>
        </w:r>
        <w:r>
          <w:fldChar w:fldCharType="separate"/>
        </w:r>
        <w:r>
          <w:t>7</w:t>
        </w:r>
        <w:r>
          <w:fldChar w:fldCharType="end"/>
        </w:r>
      </w:p>
    </w:sdtContent>
  </w:sdt>
  <w:p w14:paraId="60D75E8C" w14:textId="709721EA" w:rsidR="00935609" w:rsidRDefault="00000000">
    <w:pPr>
      <w:pStyle w:val="Footer"/>
    </w:pPr>
    <w:del w:id="159" w:author="Ha Pham Thu (SI-DC)" w:date="2025-12-25T16:20:00Z">
      <w:r>
        <w:rPr>
          <w:noProof/>
        </w:rPr>
        <mc:AlternateContent>
          <mc:Choice Requires="wpg">
            <w:drawing>
              <wp:anchor distT="0" distB="0" distL="114300" distR="114300" simplePos="0" relativeHeight="251668480" behindDoc="0" locked="0" layoutInCell="1" allowOverlap="1" wp14:anchorId="704E5B70" wp14:editId="0916DCEA">
                <wp:simplePos x="0" y="0"/>
                <wp:positionH relativeFrom="margin">
                  <wp:posOffset>70485</wp:posOffset>
                </wp:positionH>
                <wp:positionV relativeFrom="paragraph">
                  <wp:posOffset>47625</wp:posOffset>
                </wp:positionV>
                <wp:extent cx="657225" cy="66675"/>
                <wp:effectExtent l="13335" t="9525" r="15240" b="9525"/>
                <wp:wrapNone/>
                <wp:docPr id="3" name="AutoShape 14"/>
                <wp:cNvGraphicFramePr/>
                <a:graphic xmlns:a="http://schemas.openxmlformats.org/drawingml/2006/main">
                  <a:graphicData uri="http://schemas.microsoft.com/office/word/2010/wordprocessingShape">
                    <wps:wsp>
                      <wps:cNvSpPr/>
                      <wps:spPr bwMode="auto">
                        <a:xfrm>
                          <a:off x="0" y="0"/>
                          <a:ext cx="657225" cy="66675"/>
                        </a:xfrm>
                        <a:prstGeom prst="flowChartTerminator">
                          <a:avLst/>
                        </a:prstGeom>
                        <a:solidFill>
                          <a:srgbClr val="FF0000"/>
                        </a:solidFill>
                        <a:ln w="12700">
                          <a:solidFill>
                            <a:srgbClr val="FFFFFF"/>
                          </a:solidFill>
                          <a:miter lim="800000"/>
                          <a:headEnd/>
                          <a:tailEnd/>
                        </a:ln>
                      </wps:spPr>
                      <wps:bodyPr rot="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shape id="shape 2" o:spid="_x0000_s2" o:spt="116" type="#_x0000_t116" style="position:absolute;z-index:251668480;o:allowoverlap:true;o:allowincell:true;mso-position-horizontal-relative:margin;margin-left:5.55pt;mso-position-horizontal:absolute;mso-position-vertical-relative:text;margin-top:3.75pt;mso-position-vertical:absolute;width:51.75pt;height:5.25pt;mso-wrap-distance-left:9.00pt;mso-wrap-distance-top:0.00pt;mso-wrap-distance-right:9.00pt;mso-wrap-distance-bottom:0.00pt;visibility:visible;" fillcolor="#FF0000" strokecolor="#FFFFFF" strokeweight="1.00pt"/>
            </w:pict>
          </mc:Fallback>
        </mc:AlternateContent>
      </w:r>
    </w:del>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13110481"/>
      <w:docPartObj>
        <w:docPartGallery w:val="Page Numbers (Bottom of Page)"/>
        <w:docPartUnique/>
      </w:docPartObj>
    </w:sdtPr>
    <w:sdtContent>
      <w:p w14:paraId="7DB397FD" w14:textId="22801FF8" w:rsidR="00935609" w:rsidRDefault="00000000">
        <w:pPr>
          <w:pStyle w:val="Footer"/>
          <w:rPr>
            <w:del w:id="160" w:author="Ha Pham Thu (SI-DC)" w:date="2025-12-25T16:23:00Z"/>
          </w:rPr>
          <w:pPrChange w:id="161" w:author="Ha Pham Thu (SI-DC)" w:date="2025-12-25T16:19:00Z">
            <w:pPr>
              <w:pStyle w:val="Footer"/>
              <w:jc w:val="right"/>
            </w:pPr>
          </w:pPrChange>
        </w:pPr>
        <w:del w:id="162" w:author="Ha Pham Thu (SI-DC)" w:date="2025-12-25T16:19:00Z">
          <w:r>
            <w:fldChar w:fldCharType="begin"/>
          </w:r>
          <w:r>
            <w:delInstrText xml:space="preserve"> PAGE   \* MERGEFORMAT </w:delInstrText>
          </w:r>
          <w:r>
            <w:fldChar w:fldCharType="separate"/>
          </w:r>
          <w:r>
            <w:delText>5</w:delText>
          </w:r>
          <w:r>
            <w:fldChar w:fldCharType="end"/>
          </w:r>
        </w:del>
      </w:p>
    </w:sdtContent>
  </w:sdt>
  <w:p w14:paraId="6DDAB886" w14:textId="618D3AC4" w:rsidR="00935609" w:rsidRDefault="00000000">
    <w:pPr>
      <w:pStyle w:val="Footer"/>
    </w:pPr>
    <w:del w:id="163" w:author="Ha Pham Thu (SI-DC)" w:date="2025-12-25T16:23:00Z">
      <w:r>
        <w:rPr>
          <w:noProof/>
        </w:rPr>
        <mc:AlternateContent>
          <mc:Choice Requires="wpg">
            <w:drawing>
              <wp:anchor distT="0" distB="0" distL="114300" distR="114300" simplePos="0" relativeHeight="251667456" behindDoc="0" locked="0" layoutInCell="1" allowOverlap="1" wp14:anchorId="36BB646C" wp14:editId="4E0849F7">
                <wp:simplePos x="0" y="0"/>
                <wp:positionH relativeFrom="margin">
                  <wp:posOffset>-81915</wp:posOffset>
                </wp:positionH>
                <wp:positionV relativeFrom="paragraph">
                  <wp:posOffset>-104775</wp:posOffset>
                </wp:positionV>
                <wp:extent cx="657225" cy="66675"/>
                <wp:effectExtent l="13335" t="9525" r="15240" b="9525"/>
                <wp:wrapNone/>
                <wp:docPr id="4" name="Flowchart: Terminator 75"/>
                <wp:cNvGraphicFramePr/>
                <a:graphic xmlns:a="http://schemas.openxmlformats.org/drawingml/2006/main">
                  <a:graphicData uri="http://schemas.microsoft.com/office/word/2010/wordprocessingShape">
                    <wps:wsp>
                      <wps:cNvSpPr/>
                      <wps:spPr bwMode="auto">
                        <a:xfrm>
                          <a:off x="0" y="0"/>
                          <a:ext cx="657225" cy="66675"/>
                        </a:xfrm>
                        <a:prstGeom prst="flowChartTerminator">
                          <a:avLst/>
                        </a:prstGeom>
                        <a:solidFill>
                          <a:srgbClr val="FF0000"/>
                        </a:solidFill>
                        <a:ln w="12700">
                          <a:solidFill>
                            <a:srgbClr val="FFFFFF"/>
                          </a:solidFill>
                          <a:miter lim="800000"/>
                          <a:headEnd/>
                          <a:tailEnd/>
                        </a:ln>
                      </wps:spPr>
                      <wps:bodyPr rot="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shape id="shape 3" o:spid="_x0000_s3" o:spt="116" type="#_x0000_t116" style="position:absolute;z-index:251667456;o:allowoverlap:true;o:allowincell:true;mso-position-horizontal-relative:margin;margin-left:-6.45pt;mso-position-horizontal:absolute;mso-position-vertical-relative:text;margin-top:-8.25pt;mso-position-vertical:absolute;width:51.75pt;height:5.25pt;mso-wrap-distance-left:9.00pt;mso-wrap-distance-top:0.00pt;mso-wrap-distance-right:9.00pt;mso-wrap-distance-bottom:0.00pt;visibility:visible;" fillcolor="#FF0000" strokecolor="#FFFFFF" strokeweight="1.00pt"/>
            </w:pict>
          </mc:Fallback>
        </mc:AlternateContent>
      </w:r>
    </w:del>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45F1B7" w14:textId="77777777" w:rsidR="00C53DF7" w:rsidRDefault="00C53DF7">
      <w:r>
        <w:separator/>
      </w:r>
    </w:p>
  </w:footnote>
  <w:footnote w:type="continuationSeparator" w:id="0">
    <w:p w14:paraId="374E04E7" w14:textId="77777777" w:rsidR="00C53DF7" w:rsidRDefault="00C53DF7">
      <w:r>
        <w:continuationSeparator/>
      </w:r>
    </w:p>
  </w:footnote>
  <w:footnote w:id="1">
    <w:p w14:paraId="0C37B28F" w14:textId="77777777" w:rsidR="00935609" w:rsidRDefault="00000000">
      <w:pPr>
        <w:pStyle w:val="FootnoteText"/>
        <w:rPr>
          <w:del w:id="420" w:author="Trang Tran Thi Thu (EB-NHGD.GPKPVL)" w:date="2026-01-06T11:36:00Z"/>
        </w:rPr>
      </w:pPr>
      <w:del w:id="421" w:author="Trang Tran Thi Thu (EB-NHGD.GPKPVL)" w:date="2026-01-06T11:36:00Z">
        <w:r>
          <w:rPr>
            <w:rStyle w:val="FootnoteReference"/>
          </w:rPr>
          <w:footnoteRef/>
        </w:r>
        <w:r>
          <w:delText xml:space="preserve"> Số tiền chuyển đã bao gồm vốn vay và vốn tự có</w:delText>
        </w:r>
      </w:del>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A587F0" w14:textId="4C36CB33" w:rsidR="00935609" w:rsidRDefault="00000000">
    <w:pPr>
      <w:pStyle w:val="Header"/>
      <w:rPr>
        <w:sz w:val="22"/>
        <w:szCs w:val="22"/>
      </w:rPr>
    </w:pPr>
    <w:r>
      <w:rPr>
        <w:sz w:val="22"/>
        <w:szCs w:val="2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A9BA2D" w14:textId="4BCB2ACA" w:rsidR="00935609" w:rsidRDefault="00000000">
    <w:pPr>
      <w:pStyle w:val="Header"/>
      <w:tabs>
        <w:tab w:val="clear" w:pos="4680"/>
        <w:tab w:val="clear" w:pos="9360"/>
        <w:tab w:val="left" w:pos="8263"/>
      </w:tabs>
    </w:pPr>
    <w:r>
      <w:rPr>
        <w:noProof/>
      </w:rPr>
      <mc:AlternateContent>
        <mc:Choice Requires="wpg">
          <w:drawing>
            <wp:anchor distT="0" distB="0" distL="114300" distR="114300" simplePos="0" relativeHeight="251672576" behindDoc="0" locked="0" layoutInCell="1" allowOverlap="1" wp14:anchorId="4D25AEFC" wp14:editId="39B6D94E">
              <wp:simplePos x="0" y="0"/>
              <wp:positionH relativeFrom="margin">
                <wp:posOffset>-1090295</wp:posOffset>
              </wp:positionH>
              <wp:positionV relativeFrom="margin">
                <wp:posOffset>-1261110</wp:posOffset>
              </wp:positionV>
              <wp:extent cx="7561580" cy="1078865"/>
              <wp:effectExtent l="0" t="0" r="1270" b="6985"/>
              <wp:wrapSquare wrapText="bothSides"/>
              <wp:docPr id="1" name="Picture 10"/>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rrowheads="1"/>
                      </pic:cNvPicPr>
                    </pic:nvPicPr>
                    <pic:blipFill rotWithShape="1">
                      <a:blip r:embed="rId1"/>
                      <a:stretch/>
                    </pic:blipFill>
                    <pic:spPr bwMode="auto">
                      <a:xfrm>
                        <a:off x="0" y="0"/>
                        <a:ext cx="7561580" cy="1078865"/>
                      </a:xfrm>
                      <a:prstGeom prst="rect">
                        <a:avLst/>
                      </a:prstGeom>
                      <a:noFill/>
                      <a:ln>
                        <a:noFill/>
                      </a:ln>
                    </pic:spPr>
                  </pic:pic>
                </a:graphicData>
              </a:graphic>
              <wp14:sizeRelH relativeFrom="page">
                <wp14:pctWidth>0</wp14:pctWidth>
              </wp14:sizeRelH>
              <wp14:sizeRelV relativeFrom="page">
                <wp14:pctHeight>0</wp14:pctHeight>
              </wp14:sizeRelV>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72576;o:allowoverlap:true;o:allowincell:true;mso-position-horizontal-relative:margin;margin-left:-85.85pt;mso-position-horizontal:absolute;mso-position-vertical-relative:margin;margin-top:-99.30pt;mso-position-vertical:absolute;width:595.40pt;height:84.95pt;mso-wrap-distance-left:9.00pt;mso-wrap-distance-top:0.00pt;mso-wrap-distance-right:9.00pt;mso-wrap-distance-bottom:0.00pt;z-index:1;" stroked="f">
              <w10:wrap type="square"/>
              <v:imagedata r:id="rId2" o:title=""/>
              <o:lock v:ext="edit" rotation="t"/>
            </v:shape>
          </w:pict>
        </mc:Fallback>
      </mc:AlternateContent>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901BF5" w14:textId="6E4FE6B5" w:rsidR="00935609" w:rsidRDefault="00000000">
    <w:pPr>
      <w:pStyle w:val="Header"/>
    </w:pPr>
    <w:del w:id="577" w:author="Trang Tran Thi Thu (EB-NHGD.GPKPVL)" w:date="2026-01-06T11:35:00Z">
      <w:r>
        <w:rPr>
          <w:noProof/>
        </w:rPr>
        <mc:AlternateContent>
          <mc:Choice Requires="wps">
            <w:drawing>
              <wp:anchor distT="0" distB="0" distL="114300" distR="114300" simplePos="0" relativeHeight="251670528" behindDoc="0" locked="0" layoutInCell="1" allowOverlap="1" wp14:anchorId="2F0A748E" wp14:editId="3F262DAC">
                <wp:simplePos x="0" y="0"/>
                <wp:positionH relativeFrom="column">
                  <wp:posOffset>4445</wp:posOffset>
                </wp:positionH>
                <wp:positionV relativeFrom="paragraph">
                  <wp:posOffset>-229870</wp:posOffset>
                </wp:positionV>
                <wp:extent cx="1475740" cy="338455"/>
                <wp:effectExtent l="4445" t="0" r="0" b="0"/>
                <wp:wrapNone/>
                <wp:docPr id="2"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75740" cy="338455"/>
                        </a:xfrm>
                        <a:prstGeom prst="rect">
                          <a:avLst/>
                        </a:prstGeom>
                        <a:solidFill>
                          <a:srgbClr val="FFFFFF"/>
                        </a:solidFill>
                        <a:ln>
                          <a:noFill/>
                        </a:ln>
                      </wps:spPr>
                      <wps:txbx>
                        <w:txbxContent>
                          <w:p w14:paraId="616BCC39" w14:textId="77777777" w:rsidR="00935609" w:rsidRDefault="00935609">
                            <w:pPr>
                              <w:rPr>
                                <w:color w:val="000000"/>
                              </w:rPr>
                            </w:pPr>
                          </w:p>
                        </w:txbxContent>
                      </wps:txbx>
                      <wps:bodyPr rot="0" vert="horz" wrap="square" lIns="0" tIns="25200" rIns="0" bIns="252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F0A748E" id="Rectangle 16" o:spid="_x0000_s1026" style="position:absolute;margin-left:.35pt;margin-top:-18.1pt;width:116.2pt;height:26.6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" stroked="f">
                <v:textbox inset="0,.7mm,0,.7mm">
                  <w:txbxContent>
                    <w:p w14:paraId="616BCC39" w14:textId="77777777" w:rsidR="00935609" w:rsidRDefault="00935609">
                      <w:pPr>
                        <w:rPr>
                          <w:color w:val="000000"/>
                        </w:rPr>
                      </w:pPr>
                    </w:p>
                  </w:txbxContent>
                </v:textbox>
              </v:rect>
            </w:pict>
          </mc:Fallback>
        </mc:AlternateContent>
      </w:r>
    </w:del>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D1389"/>
    <w:multiLevelType w:val="multilevel"/>
    <w:tmpl w:val="B96AA71C"/>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7B84ED8"/>
    <w:multiLevelType w:val="multilevel"/>
    <w:tmpl w:val="491C053E"/>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7CF3207"/>
    <w:multiLevelType w:val="multilevel"/>
    <w:tmpl w:val="CF00BDDA"/>
    <w:lvl w:ilvl="0">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096D4B9D"/>
    <w:multiLevelType w:val="multilevel"/>
    <w:tmpl w:val="D1F4326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A0816D1"/>
    <w:multiLevelType w:val="multilevel"/>
    <w:tmpl w:val="7E8E78C8"/>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B5B4EB7"/>
    <w:multiLevelType w:val="multilevel"/>
    <w:tmpl w:val="CDD27DB0"/>
    <w:lvl w:ilvl="0">
      <w:start w:val="1"/>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0B9920F4"/>
    <w:multiLevelType w:val="multilevel"/>
    <w:tmpl w:val="AB1E216E"/>
    <w:lvl w:ilvl="0">
      <w:start w:val="1"/>
      <w:numFmt w:val="bullet"/>
      <w:lvlText w:val="-"/>
      <w:lvlJc w:val="left"/>
      <w:pPr>
        <w:ind w:left="720" w:hanging="360"/>
      </w:pPr>
      <w:rPr>
        <w:rFonts w:ascii="Calibri" w:eastAsiaTheme="minorHAnsi" w:hAnsi="Calibri" w:cs="Calibr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0DDB4AD4"/>
    <w:multiLevelType w:val="multilevel"/>
    <w:tmpl w:val="CA04A8DE"/>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09A1E7E"/>
    <w:multiLevelType w:val="multilevel"/>
    <w:tmpl w:val="72629A5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122A05F9"/>
    <w:multiLevelType w:val="multilevel"/>
    <w:tmpl w:val="4B509492"/>
    <w:lvl w:ilvl="0">
      <w:start w:val="1"/>
      <w:numFmt w:val="bullet"/>
      <w:lvlText w:val=""/>
      <w:lvlJc w:val="left"/>
      <w:pPr>
        <w:ind w:left="0" w:hanging="360"/>
      </w:pPr>
      <w:rPr>
        <w:rFonts w:ascii="Wingdings" w:hAnsi="Wingdings" w:hint="default"/>
      </w:rPr>
    </w:lvl>
    <w:lvl w:ilvl="1">
      <w:start w:val="1"/>
      <w:numFmt w:val="bullet"/>
      <w:lvlText w:val="o"/>
      <w:lvlJc w:val="left"/>
      <w:pPr>
        <w:ind w:left="720" w:hanging="360"/>
      </w:pPr>
      <w:rPr>
        <w:rFonts w:ascii="Courier New" w:hAnsi="Courier New" w:cs="Courier New"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2160" w:hanging="360"/>
      </w:pPr>
      <w:rPr>
        <w:rFonts w:ascii="Symbol" w:hAnsi="Symbol" w:hint="default"/>
      </w:rPr>
    </w:lvl>
    <w:lvl w:ilvl="4">
      <w:start w:val="1"/>
      <w:numFmt w:val="bullet"/>
      <w:lvlText w:val="o"/>
      <w:lvlJc w:val="left"/>
      <w:pPr>
        <w:ind w:left="2880" w:hanging="360"/>
      </w:pPr>
      <w:rPr>
        <w:rFonts w:ascii="Courier New" w:hAnsi="Courier New" w:cs="Courier New" w:hint="default"/>
      </w:rPr>
    </w:lvl>
    <w:lvl w:ilvl="5">
      <w:start w:val="1"/>
      <w:numFmt w:val="bullet"/>
      <w:lvlText w:val=""/>
      <w:lvlJc w:val="left"/>
      <w:pPr>
        <w:ind w:left="3600" w:hanging="360"/>
      </w:pPr>
      <w:rPr>
        <w:rFonts w:ascii="Wingdings" w:hAnsi="Wingdings" w:hint="default"/>
      </w:rPr>
    </w:lvl>
    <w:lvl w:ilvl="6">
      <w:start w:val="1"/>
      <w:numFmt w:val="bullet"/>
      <w:lvlText w:val=""/>
      <w:lvlJc w:val="left"/>
      <w:pPr>
        <w:ind w:left="4320" w:hanging="360"/>
      </w:pPr>
      <w:rPr>
        <w:rFonts w:ascii="Symbol" w:hAnsi="Symbol" w:hint="default"/>
      </w:rPr>
    </w:lvl>
    <w:lvl w:ilvl="7">
      <w:start w:val="1"/>
      <w:numFmt w:val="bullet"/>
      <w:lvlText w:val="o"/>
      <w:lvlJc w:val="left"/>
      <w:pPr>
        <w:ind w:left="5040" w:hanging="360"/>
      </w:pPr>
      <w:rPr>
        <w:rFonts w:ascii="Courier New" w:hAnsi="Courier New" w:cs="Courier New" w:hint="default"/>
      </w:rPr>
    </w:lvl>
    <w:lvl w:ilvl="8">
      <w:start w:val="1"/>
      <w:numFmt w:val="bullet"/>
      <w:lvlText w:val=""/>
      <w:lvlJc w:val="left"/>
      <w:pPr>
        <w:ind w:left="5760" w:hanging="360"/>
      </w:pPr>
      <w:rPr>
        <w:rFonts w:ascii="Wingdings" w:hAnsi="Wingdings" w:hint="default"/>
      </w:rPr>
    </w:lvl>
  </w:abstractNum>
  <w:abstractNum w:abstractNumId="10" w15:restartNumberingAfterBreak="0">
    <w:nsid w:val="13D17BE2"/>
    <w:multiLevelType w:val="multilevel"/>
    <w:tmpl w:val="28FCACC8"/>
    <w:lvl w:ilvl="0">
      <w:start w:val="1"/>
      <w:numFmt w:val="bullet"/>
      <w:lvlText w:val=""/>
      <w:lvlJc w:val="left"/>
      <w:pPr>
        <w:ind w:left="720" w:hanging="360"/>
      </w:pPr>
      <w:rPr>
        <w:rFonts w:ascii="Wingdings" w:eastAsia="Times New Roman" w:hAnsi="Wingdings"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19980038"/>
    <w:multiLevelType w:val="multilevel"/>
    <w:tmpl w:val="E2E05DCC"/>
    <w:lvl w:ilvl="0">
      <w:start w:val="1"/>
      <w:numFmt w:val="decimal"/>
      <w:lvlText w:val="%1."/>
      <w:lvlJc w:val="left"/>
      <w:pPr>
        <w:ind w:left="7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19A61A17"/>
    <w:multiLevelType w:val="multilevel"/>
    <w:tmpl w:val="6A26A312"/>
    <w:lvl w:ilvl="0">
      <w:start w:val="6"/>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1CB339EA"/>
    <w:multiLevelType w:val="multilevel"/>
    <w:tmpl w:val="096CCC9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201E4CC6"/>
    <w:multiLevelType w:val="multilevel"/>
    <w:tmpl w:val="3CF261B8"/>
    <w:lvl w:ilvl="0">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21C66905"/>
    <w:multiLevelType w:val="multilevel"/>
    <w:tmpl w:val="179C0E9A"/>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24796FF1"/>
    <w:multiLevelType w:val="multilevel"/>
    <w:tmpl w:val="6A9C8104"/>
    <w:lvl w:ilvl="0">
      <w:start w:val="1"/>
      <w:numFmt w:val="upperRoman"/>
      <w:lvlText w:val="%1."/>
      <w:lvlJc w:val="left"/>
      <w:pPr>
        <w:ind w:left="1080" w:hanging="72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25060616"/>
    <w:multiLevelType w:val="multilevel"/>
    <w:tmpl w:val="7A86EF16"/>
    <w:lvl w:ilvl="0">
      <w:start w:val="1"/>
      <w:numFmt w:val="upp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250B45CE"/>
    <w:multiLevelType w:val="multilevel"/>
    <w:tmpl w:val="103E578E"/>
    <w:lvl w:ilvl="0">
      <w:start w:val="1"/>
      <w:numFmt w:val="upp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25376384"/>
    <w:multiLevelType w:val="multilevel"/>
    <w:tmpl w:val="A23C4270"/>
    <w:lvl w:ilvl="0">
      <w:start w:val="1"/>
      <w:numFmt w:val="bullet"/>
      <w:lvlText w:val="-"/>
      <w:lvlJc w:val="left"/>
      <w:pPr>
        <w:ind w:left="720" w:hanging="360"/>
      </w:pPr>
      <w:rPr>
        <w:rFonts w:ascii="Calibri" w:eastAsiaTheme="minorHAnsi" w:hAnsi="Calibri" w:cs="Calibr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26D146C7"/>
    <w:multiLevelType w:val="multilevel"/>
    <w:tmpl w:val="455C6130"/>
    <w:lvl w:ilvl="0">
      <w:start w:val="1"/>
      <w:numFmt w:val="bullet"/>
      <w:lvlText w:val="-"/>
      <w:lvlJc w:val="left"/>
      <w:pPr>
        <w:ind w:left="720" w:hanging="360"/>
      </w:pPr>
      <w:rPr>
        <w:rFonts w:ascii="Calibri" w:eastAsiaTheme="minorHAnsi" w:hAnsi="Calibri" w:cs="Calibr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26EF4AD5"/>
    <w:multiLevelType w:val="multilevel"/>
    <w:tmpl w:val="575CED6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29554E39"/>
    <w:multiLevelType w:val="multilevel"/>
    <w:tmpl w:val="57FE2570"/>
    <w:lvl w:ilvl="0">
      <w:numFmt w:val="bullet"/>
      <w:lvlText w:val="-"/>
      <w:lvlJc w:val="left"/>
      <w:pPr>
        <w:ind w:left="720" w:hanging="360"/>
      </w:pPr>
      <w:rPr>
        <w:rFonts w:ascii="Calibri" w:eastAsiaTheme="minorHAnsi" w:hAnsi="Calibri" w:cs="Calibr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396D49B6"/>
    <w:multiLevelType w:val="multilevel"/>
    <w:tmpl w:val="3B30145E"/>
    <w:lvl w:ilvl="0">
      <w:start w:val="1"/>
      <w:numFmt w:val="upp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3D0246BD"/>
    <w:multiLevelType w:val="multilevel"/>
    <w:tmpl w:val="AD0E696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3F393DA1"/>
    <w:multiLevelType w:val="multilevel"/>
    <w:tmpl w:val="7F70541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4B4141F2"/>
    <w:multiLevelType w:val="multilevel"/>
    <w:tmpl w:val="5E80BD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4C800FD9"/>
    <w:multiLevelType w:val="multilevel"/>
    <w:tmpl w:val="20F2378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4E2938A8"/>
    <w:multiLevelType w:val="multilevel"/>
    <w:tmpl w:val="E3FA858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9" w15:restartNumberingAfterBreak="0">
    <w:nsid w:val="4EF66E0E"/>
    <w:multiLevelType w:val="multilevel"/>
    <w:tmpl w:val="BD0031C6"/>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509F286C"/>
    <w:multiLevelType w:val="multilevel"/>
    <w:tmpl w:val="D2B8938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5151493E"/>
    <w:multiLevelType w:val="multilevel"/>
    <w:tmpl w:val="FCEECE16"/>
    <w:lvl w:ilvl="0">
      <w:start w:val="1"/>
      <w:numFmt w:val="upperRoman"/>
      <w:lvlText w:val="%1."/>
      <w:lvlJc w:val="left"/>
      <w:pPr>
        <w:ind w:left="36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588665B9"/>
    <w:multiLevelType w:val="multilevel"/>
    <w:tmpl w:val="AC501B08"/>
    <w:lvl w:ilvl="0">
      <w:start w:val="1"/>
      <w:numFmt w:val="upperRoman"/>
      <w:lvlText w:val="%1."/>
      <w:lvlJc w:val="left"/>
      <w:pPr>
        <w:ind w:left="36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5B0D4414"/>
    <w:multiLevelType w:val="multilevel"/>
    <w:tmpl w:val="662E8F06"/>
    <w:lvl w:ilvl="0">
      <w:start w:val="1"/>
      <w:numFmt w:val="lowerRoman"/>
      <w:lvlText w:val="%1."/>
      <w:lvlJc w:val="left"/>
      <w:pPr>
        <w:ind w:left="1080" w:hanging="72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5B732694"/>
    <w:multiLevelType w:val="multilevel"/>
    <w:tmpl w:val="A3AEFAB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5D165055"/>
    <w:multiLevelType w:val="multilevel"/>
    <w:tmpl w:val="2560592E"/>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5F1E5F2C"/>
    <w:multiLevelType w:val="multilevel"/>
    <w:tmpl w:val="EF8A0F58"/>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62330FAA"/>
    <w:multiLevelType w:val="multilevel"/>
    <w:tmpl w:val="8E34F6AE"/>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38" w15:restartNumberingAfterBreak="0">
    <w:nsid w:val="62EF3A1D"/>
    <w:multiLevelType w:val="multilevel"/>
    <w:tmpl w:val="AC3E5874"/>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9" w15:restartNumberingAfterBreak="0">
    <w:nsid w:val="690C519C"/>
    <w:multiLevelType w:val="multilevel"/>
    <w:tmpl w:val="D5C45C22"/>
    <w:lvl w:ilvl="0">
      <w:start w:val="1"/>
      <w:numFmt w:val="upp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6E6265F2"/>
    <w:multiLevelType w:val="multilevel"/>
    <w:tmpl w:val="BF26B04C"/>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 w15:restartNumberingAfterBreak="0">
    <w:nsid w:val="6EA33C55"/>
    <w:multiLevelType w:val="multilevel"/>
    <w:tmpl w:val="2A58B92A"/>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70331DF4"/>
    <w:multiLevelType w:val="multilevel"/>
    <w:tmpl w:val="0A7205E6"/>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 w15:restartNumberingAfterBreak="0">
    <w:nsid w:val="70F93DC3"/>
    <w:multiLevelType w:val="multilevel"/>
    <w:tmpl w:val="B25CEA6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 w15:restartNumberingAfterBreak="0">
    <w:nsid w:val="71103CB8"/>
    <w:multiLevelType w:val="multilevel"/>
    <w:tmpl w:val="D7D0DD46"/>
    <w:lvl w:ilvl="0">
      <w:start w:val="1"/>
      <w:numFmt w:val="upperRoman"/>
      <w:lvlText w:val="%1."/>
      <w:lvlJc w:val="left"/>
      <w:pPr>
        <w:ind w:left="36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15:restartNumberingAfterBreak="0">
    <w:nsid w:val="773B7532"/>
    <w:multiLevelType w:val="multilevel"/>
    <w:tmpl w:val="C4441C38"/>
    <w:lvl w:ilvl="0">
      <w:start w:val="1"/>
      <w:numFmt w:val="bullet"/>
      <w:lvlText w:val="+"/>
      <w:lvlJc w:val="left"/>
      <w:pPr>
        <w:ind w:left="1440" w:hanging="360"/>
      </w:pPr>
      <w:rPr>
        <w:rFonts w:ascii="Verdana" w:hAnsi="Verdana"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46" w15:restartNumberingAfterBreak="0">
    <w:nsid w:val="7A3D55CA"/>
    <w:multiLevelType w:val="multilevel"/>
    <w:tmpl w:val="C9847B2A"/>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7AC4075E"/>
    <w:multiLevelType w:val="multilevel"/>
    <w:tmpl w:val="277C190A"/>
    <w:lvl w:ilvl="0">
      <w:start w:val="1"/>
      <w:numFmt w:val="upp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 w15:restartNumberingAfterBreak="0">
    <w:nsid w:val="7C7F60D1"/>
    <w:multiLevelType w:val="multilevel"/>
    <w:tmpl w:val="97BC9960"/>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 w15:restartNumberingAfterBreak="0">
    <w:nsid w:val="7E0A1539"/>
    <w:multiLevelType w:val="multilevel"/>
    <w:tmpl w:val="5B1E265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91840827">
    <w:abstractNumId w:val="9"/>
  </w:num>
  <w:num w:numId="2" w16cid:durableId="2063553503">
    <w:abstractNumId w:val="26"/>
  </w:num>
  <w:num w:numId="3" w16cid:durableId="618535902">
    <w:abstractNumId w:val="24"/>
  </w:num>
  <w:num w:numId="4" w16cid:durableId="2079009448">
    <w:abstractNumId w:val="3"/>
  </w:num>
  <w:num w:numId="5" w16cid:durableId="1653098353">
    <w:abstractNumId w:val="28"/>
  </w:num>
  <w:num w:numId="6" w16cid:durableId="653147582">
    <w:abstractNumId w:val="2"/>
  </w:num>
  <w:num w:numId="7" w16cid:durableId="146749989">
    <w:abstractNumId w:val="37"/>
  </w:num>
  <w:num w:numId="8" w16cid:durableId="645279043">
    <w:abstractNumId w:val="8"/>
  </w:num>
  <w:num w:numId="9" w16cid:durableId="1481850144">
    <w:abstractNumId w:val="6"/>
  </w:num>
  <w:num w:numId="10" w16cid:durableId="1501388935">
    <w:abstractNumId w:val="14"/>
  </w:num>
  <w:num w:numId="11" w16cid:durableId="1099302105">
    <w:abstractNumId w:val="15"/>
  </w:num>
  <w:num w:numId="12" w16cid:durableId="191378456">
    <w:abstractNumId w:val="10"/>
  </w:num>
  <w:num w:numId="13" w16cid:durableId="1182936582">
    <w:abstractNumId w:val="46"/>
  </w:num>
  <w:num w:numId="14" w16cid:durableId="110394244">
    <w:abstractNumId w:val="27"/>
  </w:num>
  <w:num w:numId="15" w16cid:durableId="744642531">
    <w:abstractNumId w:val="43"/>
  </w:num>
  <w:num w:numId="16" w16cid:durableId="1757480440">
    <w:abstractNumId w:val="21"/>
  </w:num>
  <w:num w:numId="17" w16cid:durableId="1552620409">
    <w:abstractNumId w:val="0"/>
  </w:num>
  <w:num w:numId="18" w16cid:durableId="1550874895">
    <w:abstractNumId w:val="20"/>
  </w:num>
  <w:num w:numId="19" w16cid:durableId="1404718548">
    <w:abstractNumId w:val="1"/>
  </w:num>
  <w:num w:numId="20" w16cid:durableId="1134523395">
    <w:abstractNumId w:val="35"/>
  </w:num>
  <w:num w:numId="21" w16cid:durableId="952634209">
    <w:abstractNumId w:val="11"/>
  </w:num>
  <w:num w:numId="22" w16cid:durableId="994837031">
    <w:abstractNumId w:val="7"/>
  </w:num>
  <w:num w:numId="23" w16cid:durableId="2044598666">
    <w:abstractNumId w:val="41"/>
  </w:num>
  <w:num w:numId="24" w16cid:durableId="1289626275">
    <w:abstractNumId w:val="48"/>
  </w:num>
  <w:num w:numId="25" w16cid:durableId="1136602027">
    <w:abstractNumId w:val="4"/>
  </w:num>
  <w:num w:numId="26" w16cid:durableId="1262421137">
    <w:abstractNumId w:val="40"/>
  </w:num>
  <w:num w:numId="27" w16cid:durableId="354429149">
    <w:abstractNumId w:val="29"/>
  </w:num>
  <w:num w:numId="28" w16cid:durableId="1451781054">
    <w:abstractNumId w:val="5"/>
  </w:num>
  <w:num w:numId="29" w16cid:durableId="747963100">
    <w:abstractNumId w:val="36"/>
  </w:num>
  <w:num w:numId="30" w16cid:durableId="744685793">
    <w:abstractNumId w:val="42"/>
  </w:num>
  <w:num w:numId="31" w16cid:durableId="1190951087">
    <w:abstractNumId w:val="31"/>
  </w:num>
  <w:num w:numId="32" w16cid:durableId="1570770449">
    <w:abstractNumId w:val="32"/>
  </w:num>
  <w:num w:numId="33" w16cid:durableId="248586205">
    <w:abstractNumId w:val="44"/>
  </w:num>
  <w:num w:numId="34" w16cid:durableId="1919096720">
    <w:abstractNumId w:val="12"/>
  </w:num>
  <w:num w:numId="35" w16cid:durableId="301470472">
    <w:abstractNumId w:val="13"/>
  </w:num>
  <w:num w:numId="36" w16cid:durableId="1147822119">
    <w:abstractNumId w:val="25"/>
  </w:num>
  <w:num w:numId="37" w16cid:durableId="311175131">
    <w:abstractNumId w:val="19"/>
  </w:num>
  <w:num w:numId="38" w16cid:durableId="814418224">
    <w:abstractNumId w:val="49"/>
  </w:num>
  <w:num w:numId="39" w16cid:durableId="1073431185">
    <w:abstractNumId w:val="30"/>
  </w:num>
  <w:num w:numId="40" w16cid:durableId="1627539489">
    <w:abstractNumId w:val="34"/>
  </w:num>
  <w:num w:numId="41" w16cid:durableId="1422602838">
    <w:abstractNumId w:val="38"/>
  </w:num>
  <w:num w:numId="42" w16cid:durableId="1985311606">
    <w:abstractNumId w:val="23"/>
  </w:num>
  <w:num w:numId="43" w16cid:durableId="342898780">
    <w:abstractNumId w:val="17"/>
  </w:num>
  <w:num w:numId="44" w16cid:durableId="185021005">
    <w:abstractNumId w:val="47"/>
  </w:num>
  <w:num w:numId="45" w16cid:durableId="1205294799">
    <w:abstractNumId w:val="39"/>
  </w:num>
  <w:num w:numId="46" w16cid:durableId="1331635858">
    <w:abstractNumId w:val="18"/>
  </w:num>
  <w:num w:numId="47" w16cid:durableId="1309477456">
    <w:abstractNumId w:val="16"/>
  </w:num>
  <w:num w:numId="48" w16cid:durableId="410808625">
    <w:abstractNumId w:val="33"/>
  </w:num>
  <w:num w:numId="49" w16cid:durableId="373502070">
    <w:abstractNumId w:val="45"/>
  </w:num>
  <w:num w:numId="50" w16cid:durableId="561722522">
    <w:abstractNumId w:val="2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Trang Tran Thi Thu (EB-NHGD.GPKPVL)">
    <w15:presenceInfo w15:providerId="AD" w15:userId="S-1-5-21-271435022-3001718313-2073714209-26161"/>
  </w15:person>
  <w15:person w15:author="TuTranVan">
    <w15:presenceInfo w15:providerId="None" w15:userId="TuTranVan"/>
  </w15:person>
  <w15:person w15:author="Trinh Dang Thi Hoai (TVPL&amp;TT-NHDN)">
    <w15:presenceInfo w15:providerId="AD" w15:userId="S-1-5-21-271435022-3001718313-2073714209-34394"/>
  </w15:person>
  <w15:person w15:author="Huyen Vu Thu (VH-QTNV TD)">
    <w15:presenceInfo w15:providerId="AD" w15:userId="S-1-5-21-271435022-3001718313-2073714209-3319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oNotDisplayPageBoundaries/>
  <w:defaultTabStop w:val="720"/>
  <w:characterSpacingControl w:val="doNotCompres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5609"/>
    <w:rsid w:val="001E4351"/>
    <w:rsid w:val="002E275C"/>
    <w:rsid w:val="004A2EFD"/>
    <w:rsid w:val="00562FAF"/>
    <w:rsid w:val="00933E04"/>
    <w:rsid w:val="00935609"/>
    <w:rsid w:val="00BE60BE"/>
    <w:rsid w:val="00C53DF7"/>
    <w:rsid w:val="00DC29A9"/>
    <w:rsid w:val="00DF5768"/>
    <w:rsid w:val="00FD24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9D2345"/>
  <w15:docId w15:val="{7529899B-F1F9-8346-A6A7-744DE2CADB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before="60" w:after="60" w:line="288" w:lineRule="auto"/>
        <w:ind w:left="144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0" w:after="0" w:line="240" w:lineRule="auto"/>
      <w:ind w:left="0"/>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pPr>
      <w:keepNext/>
      <w:keepLines/>
      <w:numPr>
        <w:numId w:val="41"/>
      </w:numPr>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pPr>
      <w:keepNext/>
      <w:keepLines/>
      <w:numPr>
        <w:ilvl w:val="1"/>
        <w:numId w:val="41"/>
      </w:numPr>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pPr>
      <w:keepNext/>
      <w:keepLines/>
      <w:numPr>
        <w:ilvl w:val="2"/>
        <w:numId w:val="41"/>
      </w:numPr>
      <w:spacing w:before="40"/>
      <w:outlineLvl w:val="2"/>
    </w:pPr>
    <w:rPr>
      <w:rFonts w:asciiTheme="majorHAnsi" w:eastAsiaTheme="majorEastAsia" w:hAnsiTheme="majorHAnsi" w:cstheme="majorBidi"/>
      <w:color w:val="243F60" w:themeColor="accent1" w:themeShade="7F"/>
    </w:rPr>
  </w:style>
  <w:style w:type="paragraph" w:styleId="Heading4">
    <w:name w:val="heading 4"/>
    <w:basedOn w:val="Normal"/>
    <w:next w:val="Normal"/>
    <w:link w:val="Heading4Char"/>
    <w:uiPriority w:val="9"/>
    <w:semiHidden/>
    <w:unhideWhenUsed/>
    <w:qFormat/>
    <w:pPr>
      <w:keepNext/>
      <w:keepLines/>
      <w:numPr>
        <w:ilvl w:val="3"/>
        <w:numId w:val="41"/>
      </w:numPr>
      <w:spacing w:before="40"/>
      <w:outlineLvl w:val="3"/>
    </w:pPr>
    <w:rPr>
      <w:rFonts w:asciiTheme="majorHAnsi" w:eastAsiaTheme="majorEastAsia" w:hAnsiTheme="majorHAnsi" w:cstheme="majorBidi"/>
      <w:i/>
      <w:iCs/>
      <w:color w:val="365F91" w:themeColor="accent1" w:themeShade="BF"/>
      <w:sz w:val="26"/>
      <w:szCs w:val="26"/>
    </w:rPr>
  </w:style>
  <w:style w:type="paragraph" w:styleId="Heading5">
    <w:name w:val="heading 5"/>
    <w:basedOn w:val="Normal"/>
    <w:next w:val="Normal"/>
    <w:link w:val="Heading5Char"/>
    <w:uiPriority w:val="9"/>
    <w:semiHidden/>
    <w:unhideWhenUsed/>
    <w:qFormat/>
    <w:pPr>
      <w:keepNext/>
      <w:keepLines/>
      <w:numPr>
        <w:ilvl w:val="4"/>
        <w:numId w:val="41"/>
      </w:numPr>
      <w:spacing w:before="40"/>
      <w:outlineLvl w:val="4"/>
    </w:pPr>
    <w:rPr>
      <w:rFonts w:asciiTheme="majorHAnsi" w:eastAsiaTheme="majorEastAsia" w:hAnsiTheme="majorHAnsi" w:cstheme="majorBidi"/>
      <w:color w:val="365F91" w:themeColor="accent1" w:themeShade="BF"/>
      <w:sz w:val="26"/>
      <w:szCs w:val="26"/>
    </w:rPr>
  </w:style>
  <w:style w:type="paragraph" w:styleId="Heading6">
    <w:name w:val="heading 6"/>
    <w:basedOn w:val="Normal"/>
    <w:next w:val="Normal"/>
    <w:link w:val="Heading6Char"/>
    <w:uiPriority w:val="9"/>
    <w:semiHidden/>
    <w:unhideWhenUsed/>
    <w:qFormat/>
    <w:pPr>
      <w:keepNext/>
      <w:keepLines/>
      <w:numPr>
        <w:ilvl w:val="5"/>
        <w:numId w:val="41"/>
      </w:numPr>
      <w:spacing w:before="40"/>
      <w:outlineLvl w:val="5"/>
    </w:pPr>
    <w:rPr>
      <w:rFonts w:asciiTheme="majorHAnsi" w:eastAsiaTheme="majorEastAsia" w:hAnsiTheme="majorHAnsi" w:cstheme="majorBidi"/>
      <w:color w:val="243F60" w:themeColor="accent1" w:themeShade="7F"/>
      <w:sz w:val="26"/>
      <w:szCs w:val="26"/>
    </w:rPr>
  </w:style>
  <w:style w:type="paragraph" w:styleId="Heading7">
    <w:name w:val="heading 7"/>
    <w:basedOn w:val="Normal"/>
    <w:next w:val="Normal"/>
    <w:link w:val="Heading7Char"/>
    <w:uiPriority w:val="9"/>
    <w:semiHidden/>
    <w:unhideWhenUsed/>
    <w:qFormat/>
    <w:pPr>
      <w:keepNext/>
      <w:keepLines/>
      <w:numPr>
        <w:ilvl w:val="6"/>
        <w:numId w:val="41"/>
      </w:numPr>
      <w:tabs>
        <w:tab w:val="num" w:pos="1863"/>
      </w:tabs>
      <w:spacing w:before="40"/>
      <w:ind w:left="1863"/>
      <w:outlineLvl w:val="6"/>
    </w:pPr>
    <w:rPr>
      <w:rFonts w:asciiTheme="majorHAnsi" w:eastAsiaTheme="majorEastAsia" w:hAnsiTheme="majorHAnsi" w:cstheme="majorBidi"/>
      <w:i/>
      <w:iCs/>
      <w:color w:val="243F60" w:themeColor="accent1" w:themeShade="7F"/>
      <w:sz w:val="26"/>
      <w:szCs w:val="26"/>
    </w:rPr>
  </w:style>
  <w:style w:type="paragraph" w:styleId="Heading8">
    <w:name w:val="heading 8"/>
    <w:basedOn w:val="Normal"/>
    <w:next w:val="Normal"/>
    <w:link w:val="Heading8Char"/>
    <w:uiPriority w:val="9"/>
    <w:semiHidden/>
    <w:unhideWhenUsed/>
    <w:qFormat/>
    <w:pPr>
      <w:keepNext/>
      <w:keepLines/>
      <w:numPr>
        <w:ilvl w:val="7"/>
        <w:numId w:val="4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pPr>
      <w:keepNext/>
      <w:keepLines/>
      <w:numPr>
        <w:ilvl w:val="8"/>
        <w:numId w:val="4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pPr>
      <w:spacing w:after="0" w:line="240" w:lineRule="auto"/>
    </w:pPr>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6Colorful-Accent2">
    <w:name w:val="Grid Table 6 Colorful Accent 2"/>
    <w:basedOn w:val="TableNormal"/>
    <w:uiPriority w:val="51"/>
    <w:pPr>
      <w:spacing w:after="0" w:line="240" w:lineRule="auto"/>
    </w:pPr>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6Colorful-Accent3">
    <w:name w:val="Grid Table 6 Colorful Accent 3"/>
    <w:basedOn w:val="TableNormal"/>
    <w:uiPriority w:val="99"/>
    <w:pPr>
      <w:spacing w:after="0" w:line="240" w:lineRule="auto"/>
    </w:pPr>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pPr>
      <w:spacing w:after="0" w:line="240" w:lineRule="auto"/>
    </w:pPr>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lang w:val="en-VN"/>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lang w:val="en-VN"/>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lang w:val="en-VN"/>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lang w:val="en-VN"/>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lang w:val="en-VN"/>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lang w:val="en-VN"/>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lang w:val="en-VN"/>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lang w:val="en-VN"/>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lang w:val="en-VN"/>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lang w:val="en-VN"/>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lang w:val="en-VN"/>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lang w:val="en-VN"/>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lang w:val="en-VN"/>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lang w:val="en-VN"/>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paragraph" w:styleId="Title">
    <w:name w:val="Title"/>
    <w:basedOn w:val="Normal"/>
    <w:next w:val="Normal"/>
    <w:link w:val="TitleChar"/>
    <w:uiPriority w:val="10"/>
    <w:qFormat/>
    <w:pPr>
      <w:spacing w:after="80"/>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365F91" w:themeColor="accent1" w:themeShade="BF"/>
    </w:rPr>
  </w:style>
  <w:style w:type="paragraph" w:styleId="IntenseQuote">
    <w:name w:val="Intense Quote"/>
    <w:basedOn w:val="Normal"/>
    <w:next w:val="Normal"/>
    <w:link w:val="IntenseQuoteChar"/>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Pr>
      <w:i/>
      <w:iCs/>
      <w:color w:val="365F91" w:themeColor="accent1" w:themeShade="BF"/>
    </w:rPr>
  </w:style>
  <w:style w:type="character" w:styleId="IntenseReference">
    <w:name w:val="Intense Reference"/>
    <w:basedOn w:val="DefaultParagraphFont"/>
    <w:uiPriority w:val="32"/>
    <w:qFormat/>
    <w:rPr>
      <w:b/>
      <w:bCs/>
      <w:smallCaps/>
      <w:color w:val="365F91" w:themeColor="accent1" w:themeShade="BF"/>
      <w:spacing w:val="5"/>
    </w:rPr>
  </w:style>
  <w:style w:type="paragraph" w:styleId="NoSpacing">
    <w:name w:val="No Spacing"/>
    <w:basedOn w:val="Normal"/>
    <w:uiPriority w:val="1"/>
    <w:qFormat/>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after="200"/>
    </w:pPr>
    <w:rPr>
      <w:i/>
      <w:iCs/>
      <w:color w:val="1F497D" w:themeColor="text2"/>
      <w:sz w:val="18"/>
      <w:szCs w:val="18"/>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FollowedHyperlink">
    <w:name w:val="FollowedHyperlink"/>
    <w:basedOn w:val="DefaultParagraphFont"/>
    <w:uiPriority w:val="99"/>
    <w:semiHidden/>
    <w:unhideWhenUsed/>
    <w:rPr>
      <w:color w:val="800080"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paragraph" w:styleId="TOCHeading">
    <w:name w:val="TOC Heading"/>
    <w:uiPriority w:val="39"/>
    <w:unhideWhenUsed/>
  </w:style>
  <w:style w:type="paragraph" w:styleId="TableofFigures">
    <w:name w:val="table of figures"/>
    <w:basedOn w:val="Normal"/>
    <w:next w:val="Normal"/>
    <w:uiPriority w:val="99"/>
    <w:unhideWhenUsed/>
  </w:style>
  <w:style w:type="paragraph" w:styleId="FootnoteText">
    <w:name w:val="footnote text"/>
    <w:basedOn w:val="Normal"/>
    <w:link w:val="FootnoteTextChar"/>
    <w:uiPriority w:val="99"/>
    <w:rPr>
      <w:sz w:val="20"/>
      <w:szCs w:val="20"/>
    </w:rPr>
  </w:style>
  <w:style w:type="character" w:customStyle="1" w:styleId="FootnoteTextChar">
    <w:name w:val="Footnote Text Char"/>
    <w:basedOn w:val="DefaultParagraphFont"/>
    <w:link w:val="FootnoteText"/>
    <w:uiPriority w:val="99"/>
    <w:rPr>
      <w:rFonts w:ascii="Times New Roman" w:eastAsia="Times New Roman" w:hAnsi="Times New Roman" w:cs="Times New Roman"/>
      <w:sz w:val="20"/>
      <w:szCs w:val="20"/>
    </w:rPr>
  </w:style>
  <w:style w:type="character" w:styleId="FootnoteReference">
    <w:name w:val="footnote reference"/>
    <w:uiPriority w:val="99"/>
    <w:rPr>
      <w:vertAlign w:val="superscript"/>
    </w:rPr>
  </w:style>
  <w:style w:type="paragraph" w:styleId="Header">
    <w:name w:val="header"/>
    <w:basedOn w:val="Normal"/>
    <w:link w:val="HeaderChar"/>
    <w:uiPriority w:val="99"/>
    <w:pPr>
      <w:tabs>
        <w:tab w:val="center" w:pos="4680"/>
        <w:tab w:val="right" w:pos="9360"/>
      </w:tabs>
    </w:pPr>
  </w:style>
  <w:style w:type="character" w:customStyle="1" w:styleId="HeaderChar">
    <w:name w:val="Header Char"/>
    <w:basedOn w:val="DefaultParagraphFont"/>
    <w:link w:val="Header"/>
    <w:uiPriority w:val="99"/>
    <w:rPr>
      <w:rFonts w:ascii="Times New Roman" w:eastAsia="Times New Roman" w:hAnsi="Times New Roman" w:cs="Times New Roman"/>
      <w:sz w:val="24"/>
      <w:szCs w:val="24"/>
    </w:rPr>
  </w:style>
  <w:style w:type="paragraph" w:styleId="ListParagraph">
    <w:name w:val="List Paragraph"/>
    <w:basedOn w:val="Normal"/>
    <w:uiPriority w:val="34"/>
    <w:qFormat/>
    <w:pPr>
      <w:ind w:left="720"/>
      <w:contextualSpacing/>
    </w:p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eastAsia="Times New Roman" w:hAnsi="Segoe UI" w:cs="Segoe UI"/>
      <w:sz w:val="18"/>
      <w:szCs w:val="18"/>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rFonts w:ascii="Times New Roman" w:eastAsia="Times New Roman" w:hAnsi="Times New Roman" w:cs="Times New Roman"/>
      <w:b/>
      <w:bCs/>
      <w:sz w:val="20"/>
      <w:szCs w:val="20"/>
    </w:rPr>
  </w:style>
  <w:style w:type="character" w:styleId="PlaceholderText">
    <w:name w:val="Placeholder Text"/>
    <w:basedOn w:val="DefaultParagraphFont"/>
    <w:uiPriority w:val="99"/>
    <w:semiHidden/>
    <w:rPr>
      <w:color w:val="808080"/>
    </w:rPr>
  </w:style>
  <w:style w:type="paragraph" w:styleId="BodyText">
    <w:name w:val="Body Text"/>
    <w:basedOn w:val="Normal"/>
    <w:link w:val="BodyTextChar"/>
    <w:pPr>
      <w:spacing w:before="120"/>
    </w:pPr>
    <w:rPr>
      <w:sz w:val="26"/>
    </w:rPr>
  </w:style>
  <w:style w:type="character" w:customStyle="1" w:styleId="BodyTextChar">
    <w:name w:val="Body Text Char"/>
    <w:basedOn w:val="DefaultParagraphFont"/>
    <w:link w:val="BodyText"/>
    <w:rPr>
      <w:rFonts w:ascii="Times New Roman" w:eastAsia="Times New Roman" w:hAnsi="Times New Roman" w:cs="Times New Roman"/>
      <w:sz w:val="26"/>
      <w:szCs w:val="24"/>
    </w:rPr>
  </w:style>
  <w:style w:type="table" w:styleId="TableGrid">
    <w:name w:val="Table Grid"/>
    <w:basedOn w:val="TableNormal"/>
    <w:uiPriority w:val="59"/>
    <w:pPr>
      <w:spacing w:before="0"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Revision">
    <w:name w:val="Revision"/>
    <w:hidden/>
    <w:uiPriority w:val="99"/>
    <w:semiHidden/>
    <w:pPr>
      <w:spacing w:before="0" w:after="0" w:line="240" w:lineRule="auto"/>
      <w:ind w:left="0"/>
    </w:pPr>
    <w:rPr>
      <w:rFonts w:ascii="Times New Roman" w:eastAsia="Times New Roman" w:hAnsi="Times New Roman" w:cs="Times New Roman"/>
      <w:sz w:val="24"/>
      <w:szCs w:val="24"/>
    </w:rPr>
  </w:style>
  <w:style w:type="paragraph" w:styleId="NormalWeb">
    <w:name w:val="Normal (Web)"/>
    <w:basedOn w:val="Normal"/>
    <w:uiPriority w:val="99"/>
    <w:semiHidden/>
    <w:unhideWhenUsed/>
    <w:pPr>
      <w:spacing w:before="100" w:beforeAutospacing="1" w:after="100" w:afterAutospacing="1"/>
    </w:pPr>
  </w:style>
  <w:style w:type="character" w:styleId="Hyperlink">
    <w:name w:val="Hyperlink"/>
    <w:basedOn w:val="DefaultParagraphFont"/>
    <w:uiPriority w:val="99"/>
    <w:unhideWhenUsed/>
    <w:rPr>
      <w:color w:val="0000FF" w:themeColor="hyperlink"/>
      <w:u w:val="single"/>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365F91" w:themeColor="accent1" w:themeShade="BF"/>
      <w:sz w:val="26"/>
      <w:szCs w:val="26"/>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365F91" w:themeColor="accent1" w:themeShade="BF"/>
      <w:sz w:val="26"/>
      <w:szCs w:val="26"/>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243F60" w:themeColor="accent1" w:themeShade="7F"/>
      <w:sz w:val="26"/>
      <w:szCs w:val="26"/>
    </w:rPr>
  </w:style>
  <w:style w:type="character" w:customStyle="1" w:styleId="Heading7Char">
    <w:name w:val="Heading 7 Char"/>
    <w:basedOn w:val="DefaultParagraphFont"/>
    <w:link w:val="Heading7"/>
    <w:rPr>
      <w:rFonts w:asciiTheme="majorHAnsi" w:eastAsiaTheme="majorEastAsia" w:hAnsiTheme="majorHAnsi" w:cstheme="majorBidi"/>
      <w:i/>
      <w:iCs/>
      <w:color w:val="243F60" w:themeColor="accent1" w:themeShade="7F"/>
      <w:sz w:val="26"/>
      <w:szCs w:val="26"/>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theme" Target="theme/theme1.xml"/><Relationship Id="rId10" Type="http://schemas.microsoft.com/office/2016/09/relationships/commentsIds" Target="commentsIds.xml"/><Relationship Id="rId19" Type="http://schemas.openxmlformats.org/officeDocument/2006/relationships/footer" Target="footer2.xml"/><Relationship Id="rId4" Type="http://schemas.openxmlformats.org/officeDocument/2006/relationships/settings" Target="settings.xml"/><Relationship Id="rId9" Type="http://schemas.microsoft.com/office/2011/relationships/commentsExtended" Target="commentsExtended.xml"/><Relationship Id="rId22" Type="http://schemas.microsoft.com/office/2011/relationships/people" Target="people.xml"/></Relationships>
</file>

<file path=word/_rels/header2.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843508-4894-4871-8C1A-8384D21E4C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5</Pages>
  <Words>1239</Words>
  <Characters>7067</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tungnm@msb.com.vn</Company>
  <LinksUpToDate>false</LinksUpToDate>
  <CharactersWithSpaces>8290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TuTranVan</cp:lastModifiedBy>
  <cp:revision>14</cp:revision>
  <dcterms:created xsi:type="dcterms:W3CDTF">2026-01-07T03:13:00Z</dcterms:created>
  <dcterms:modified xsi:type="dcterms:W3CDTF">2026-03-10T11:15:00Z</dcterms:modified>
</cp:coreProperties>
</file>